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F5895" w14:textId="77777777" w:rsidR="00B610B7" w:rsidRDefault="00000000">
      <w:pPr>
        <w:pStyle w:val="1"/>
        <w:spacing w:before="320" w:after="140"/>
      </w:pPr>
      <w:bookmarkStart w:id="0" w:name="_Toc237702146"/>
      <w:r>
        <w:rPr>
          <w:b/>
          <w:bCs/>
          <w:color w:val="6B5B3E"/>
          <w:sz w:val="30"/>
          <w:szCs w:val="30"/>
        </w:rPr>
        <w:t xml:space="preserve">Part 10. Codex 구현 · Git </w:t>
      </w:r>
      <w:proofErr w:type="spellStart"/>
      <w:r>
        <w:rPr>
          <w:b/>
          <w:bCs/>
          <w:color w:val="6B5B3E"/>
          <w:sz w:val="30"/>
          <w:szCs w:val="30"/>
        </w:rPr>
        <w:t>커밋</w:t>
      </w:r>
      <w:proofErr w:type="spellEnd"/>
      <w:r>
        <w:rPr>
          <w:b/>
          <w:bCs/>
          <w:color w:val="6B5B3E"/>
          <w:sz w:val="30"/>
          <w:szCs w:val="30"/>
        </w:rPr>
        <w:t xml:space="preserve"> · GitHub 배포</w:t>
      </w:r>
      <w:bookmarkEnd w:id="0"/>
    </w:p>
    <w:p w14:paraId="2F35F44B" w14:textId="77777777" w:rsidR="00B610B7" w:rsidRDefault="00000000">
      <w:pPr>
        <w:spacing w:after="120"/>
      </w:pPr>
      <w:r>
        <w:t>이제 PRD/To-Do를 따라 실제 기능을 구현하고, 버전 관리를 한 뒤, GitHub에 올립니다. GitHub에 올리면 다음 파트의 Cloudflare 자동 배포와 Cloud 실행이 가능해집니다. 큰 원칙 하나만 기억하세요: ‘작게 만들고, 통과하면 바로 커밋한다.’</w:t>
      </w:r>
    </w:p>
    <w:p w14:paraId="43E9A282" w14:textId="77777777" w:rsidR="00B610B7" w:rsidRDefault="00000000">
      <w:pPr>
        <w:pStyle w:val="2"/>
        <w:spacing w:before="240" w:after="110"/>
      </w:pPr>
      <w:bookmarkStart w:id="1" w:name="_Toc237702147"/>
      <w:r>
        <w:rPr>
          <w:b/>
          <w:bCs/>
          <w:color w:val="3A3222"/>
          <w:sz w:val="25"/>
          <w:szCs w:val="25"/>
        </w:rPr>
        <w:t>10-1. ▶ 실습: 핵심 기능 구현 (To-Do 한 항목씩)</w:t>
      </w:r>
      <w:bookmarkEnd w:id="1"/>
    </w:p>
    <w:p w14:paraId="750C3714" w14:textId="55A9D313" w:rsidR="00B610B7" w:rsidRDefault="00000000">
      <w:pPr>
        <w:spacing w:after="120"/>
      </w:pPr>
      <w:r>
        <w:t xml:space="preserve">Part 8에서 만든 </w:t>
      </w:r>
      <w:r w:rsidR="00221A3A">
        <w:rPr>
          <w:rFonts w:hint="eastAsia"/>
        </w:rPr>
        <w:t>README</w:t>
      </w:r>
      <w:r>
        <w:t>.md를 컨텍스트로 주고, 한 항목씩 구현합니다. Auto(작업 쓰기) 모드로 두고 진행하세요.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268AA9DA" w14:textId="77777777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AA0302" w14:textId="77777777" w:rsidR="00B610B7" w:rsidRDefault="00000000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 (기능 구현)</w:t>
            </w:r>
          </w:p>
          <w:p w14:paraId="45425099" w14:textId="122D1A5C" w:rsidR="00B610B7" w:rsidRDefault="00000000">
            <w:pPr>
              <w:spacing w:after="40" w:line="268" w:lineRule="auto"/>
            </w:pPr>
            <w:r>
              <w:rPr>
                <w:sz w:val="21"/>
                <w:szCs w:val="21"/>
              </w:rPr>
              <w:t>@</w:t>
            </w:r>
            <w:r w:rsidR="00221A3A">
              <w:rPr>
                <w:rFonts w:hint="eastAsia"/>
              </w:rPr>
              <w:t>README</w:t>
            </w:r>
            <w:r>
              <w:rPr>
                <w:sz w:val="21"/>
                <w:szCs w:val="21"/>
              </w:rPr>
              <w:t>.md @PRD.md 에서 [F2] 코드 생성 + KV 저장 작업을 구현하자.</w:t>
            </w:r>
          </w:p>
          <w:p w14:paraId="4C59E0D2" w14:textId="63A751EB" w:rsidR="00B610B7" w:rsidRDefault="00000000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- 지금은 KV 대신 in-memory 또는 임시 저장으로 동작하게 하고,</w:t>
            </w:r>
            <w:r w:rsidR="00221A3A"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Cloudflare 배포(다음 단계)에서 실제 KV로 바꿀 수 있게 인터페이스를 분리해줘.</w:t>
            </w:r>
          </w:p>
          <w:p w14:paraId="2F12B4D4" w14:textId="77777777" w:rsidR="00B610B7" w:rsidRDefault="00000000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- 완료 기준대로 단위 테스트를 추가하고, </w:t>
            </w:r>
            <w:proofErr w:type="spellStart"/>
            <w:r>
              <w:rPr>
                <w:sz w:val="21"/>
                <w:szCs w:val="21"/>
              </w:rPr>
              <w:t>typecheck·lint·test</w:t>
            </w:r>
            <w:proofErr w:type="spellEnd"/>
            <w:r>
              <w:rPr>
                <w:sz w:val="21"/>
                <w:szCs w:val="21"/>
              </w:rPr>
              <w:t>를 모두 통과시켜줘.</w:t>
            </w:r>
          </w:p>
          <w:p w14:paraId="7BAFE900" w14:textId="77777777" w:rsidR="00B610B7" w:rsidRDefault="00000000">
            <w:pPr>
              <w:spacing w:line="268" w:lineRule="auto"/>
            </w:pPr>
            <w:r>
              <w:rPr>
                <w:sz w:val="21"/>
                <w:szCs w:val="21"/>
              </w:rPr>
              <w:t xml:space="preserve"> - 끝나면 변경 파일과 핵심 변경점을 3줄로 요약해줘.</w:t>
            </w:r>
          </w:p>
        </w:tc>
      </w:tr>
    </w:tbl>
    <w:p w14:paraId="30A2C59F" w14:textId="77777777" w:rsidR="00B610B7" w:rsidRDefault="00B610B7">
      <w:pPr>
        <w:spacing w:after="40"/>
      </w:pPr>
    </w:p>
    <w:p w14:paraId="13024C5B" w14:textId="7FB16D92" w:rsidR="00221A3A" w:rsidRDefault="00221A3A">
      <w:pPr>
        <w:spacing w:after="40"/>
      </w:pPr>
      <w:r>
        <w:rPr>
          <w:noProof/>
        </w:rPr>
        <w:lastRenderedPageBreak/>
        <w:drawing>
          <wp:inline distT="0" distB="0" distL="0" distR="0" wp14:anchorId="54C5881A" wp14:editId="63E896B3">
            <wp:extent cx="5731510" cy="4029710"/>
            <wp:effectExtent l="0" t="0" r="2540" b="8890"/>
            <wp:docPr id="11935446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44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2BD4" w14:textId="2A76011D" w:rsidR="00221A3A" w:rsidRDefault="00221A3A">
      <w:pPr>
        <w:spacing w:after="40"/>
      </w:pPr>
      <w:r>
        <w:rPr>
          <w:noProof/>
        </w:rPr>
        <w:drawing>
          <wp:inline distT="0" distB="0" distL="0" distR="0" wp14:anchorId="0C1582CA" wp14:editId="6FA27652">
            <wp:extent cx="5731510" cy="4029710"/>
            <wp:effectExtent l="0" t="0" r="2540" b="8890"/>
            <wp:docPr id="4928272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27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0782" w14:textId="77777777" w:rsidR="00221A3A" w:rsidRDefault="00221A3A">
      <w:pPr>
        <w:spacing w:after="40"/>
      </w:pPr>
    </w:p>
    <w:p w14:paraId="3234A2DA" w14:textId="77777777" w:rsidR="00221A3A" w:rsidRDefault="00221A3A">
      <w:pPr>
        <w:spacing w:after="4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1EBD934F" w14:textId="77777777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842BCB" w14:textId="77777777" w:rsidR="00B610B7" w:rsidRDefault="00000000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lastRenderedPageBreak/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 xml:space="preserve">한 To-Do = 한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커밋</w:t>
            </w:r>
            <w:proofErr w:type="spellEnd"/>
          </w:p>
          <w:p w14:paraId="3C90EC14" w14:textId="77777777" w:rsidR="00B610B7" w:rsidRDefault="00000000">
            <w:pPr>
              <w:spacing w:line="272" w:lineRule="auto"/>
            </w:pPr>
            <w:r>
              <w:rPr>
                <w:sz w:val="21"/>
                <w:szCs w:val="21"/>
              </w:rPr>
              <w:t xml:space="preserve">한 항목을 끝낼 때마다 커밋하면, 문제가 생겨도 직전 상태로 쉽게 되돌릴 수 있습니다. Codex에게 </w:t>
            </w:r>
            <w:proofErr w:type="spellStart"/>
            <w:r>
              <w:rPr>
                <w:sz w:val="21"/>
                <w:szCs w:val="21"/>
              </w:rPr>
              <w:t>커밋</w:t>
            </w:r>
            <w:proofErr w:type="spellEnd"/>
            <w:r>
              <w:rPr>
                <w:sz w:val="21"/>
                <w:szCs w:val="21"/>
              </w:rPr>
              <w:t xml:space="preserve"> 메시지까지 제안하게 하세요.</w:t>
            </w:r>
          </w:p>
        </w:tc>
      </w:tr>
    </w:tbl>
    <w:p w14:paraId="69C90195" w14:textId="77777777" w:rsidR="00B610B7" w:rsidRDefault="00000000">
      <w:pPr>
        <w:pStyle w:val="2"/>
        <w:spacing w:before="240" w:after="110"/>
      </w:pPr>
      <w:bookmarkStart w:id="2" w:name="_Toc237702148"/>
      <w:r>
        <w:rPr>
          <w:b/>
          <w:bCs/>
          <w:color w:val="3A3222"/>
          <w:sz w:val="25"/>
          <w:szCs w:val="25"/>
        </w:rPr>
        <w:t xml:space="preserve">10-2. ▶ 실습: Git </w:t>
      </w:r>
      <w:proofErr w:type="spellStart"/>
      <w:r>
        <w:rPr>
          <w:b/>
          <w:bCs/>
          <w:color w:val="3A3222"/>
          <w:sz w:val="25"/>
          <w:szCs w:val="25"/>
        </w:rPr>
        <w:t>커밋</w:t>
      </w:r>
      <w:bookmarkEnd w:id="2"/>
      <w:proofErr w:type="spellEnd"/>
    </w:p>
    <w:p w14:paraId="5F4EA0B2" w14:textId="712D5E66" w:rsidR="00B610B7" w:rsidRDefault="00000000">
      <w:pPr>
        <w:spacing w:after="120"/>
      </w:pPr>
      <w:r>
        <w:t xml:space="preserve">Codex App의 변경 미리보기에서 diff를 확인한 뒤, 아래처럼 커밋합니다. 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124C6958" w14:textId="77777777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77B842" w14:textId="77777777" w:rsidR="00B610B7" w:rsidRDefault="00000000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터미널</w:t>
            </w:r>
          </w:p>
          <w:p w14:paraId="19E4B5E3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변경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확인</w:t>
            </w:r>
          </w:p>
          <w:p w14:paraId="76228D3E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git status</w:t>
            </w:r>
          </w:p>
          <w:p w14:paraId="2691842D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git add -A</w:t>
            </w:r>
          </w:p>
          <w:p w14:paraId="3788878B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커밋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/>
                <w:sz w:val="19"/>
                <w:szCs w:val="19"/>
              </w:rPr>
              <w:t>메시지는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요약</w:t>
            </w:r>
            <w:r>
              <w:rPr>
                <w:rFonts w:ascii="Consolas" w:hAnsi="Consolas"/>
                <w:sz w:val="19"/>
                <w:szCs w:val="19"/>
              </w:rPr>
              <w:t xml:space="preserve"> + </w:t>
            </w:r>
            <w:r>
              <w:rPr>
                <w:rFonts w:ascii="Consolas" w:hAnsi="Consolas"/>
                <w:sz w:val="19"/>
                <w:szCs w:val="19"/>
              </w:rPr>
              <w:t>이유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0BC4A722" w14:textId="77777777" w:rsidR="00B610B7" w:rsidRDefault="00000000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git commit -m "feat: 6</w:t>
            </w:r>
            <w:r>
              <w:rPr>
                <w:rFonts w:ascii="Consolas" w:hAnsi="Consolas"/>
                <w:sz w:val="19"/>
                <w:szCs w:val="19"/>
              </w:rPr>
              <w:t>자리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코드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생성과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저장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인터페이스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추가</w:t>
            </w:r>
            <w:r>
              <w:rPr>
                <w:rFonts w:ascii="Consolas" w:hAnsi="Consolas"/>
                <w:sz w:val="19"/>
                <w:szCs w:val="19"/>
              </w:rPr>
              <w:t>"</w:t>
            </w:r>
          </w:p>
        </w:tc>
      </w:tr>
    </w:tbl>
    <w:p w14:paraId="1D08C80E" w14:textId="77777777" w:rsidR="00221A3A" w:rsidRDefault="00221A3A" w:rsidP="00221A3A">
      <w:pPr>
        <w:spacing w:after="120"/>
        <w:rPr>
          <w:sz w:val="16"/>
          <w:szCs w:val="16"/>
        </w:rPr>
      </w:pPr>
    </w:p>
    <w:p w14:paraId="2459E754" w14:textId="16A6B2EF" w:rsidR="00221A3A" w:rsidRDefault="00221A3A" w:rsidP="00221A3A">
      <w:pPr>
        <w:spacing w:after="120"/>
        <w:rPr>
          <w:sz w:val="16"/>
          <w:szCs w:val="16"/>
        </w:rPr>
      </w:pPr>
      <w:r w:rsidRPr="00221A3A">
        <w:rPr>
          <w:strike/>
          <w:noProof/>
        </w:rPr>
        <w:drawing>
          <wp:inline distT="0" distB="0" distL="0" distR="0" wp14:anchorId="142B49BA" wp14:editId="212327D9">
            <wp:extent cx="5731510" cy="1622425"/>
            <wp:effectExtent l="0" t="0" r="2540" b="0"/>
            <wp:docPr id="16403545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54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B87E" w14:textId="77777777" w:rsidR="00221A3A" w:rsidRDefault="00221A3A" w:rsidP="00221A3A">
      <w:pPr>
        <w:spacing w:after="120"/>
        <w:rPr>
          <w:sz w:val="16"/>
          <w:szCs w:val="16"/>
        </w:rPr>
      </w:pPr>
    </w:p>
    <w:p w14:paraId="40E40D42" w14:textId="280C3CC9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>Microsoft Windows [Version 10.0.26200.9168]</w:t>
      </w:r>
    </w:p>
    <w:p w14:paraId="07DD661C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>(c) Microsoft Corporation. All rights reserved.</w:t>
      </w:r>
    </w:p>
    <w:p w14:paraId="53A2FE70" w14:textId="77777777" w:rsidR="00221A3A" w:rsidRPr="00221A3A" w:rsidRDefault="00221A3A" w:rsidP="00221A3A">
      <w:pPr>
        <w:spacing w:after="120"/>
        <w:rPr>
          <w:sz w:val="16"/>
          <w:szCs w:val="16"/>
        </w:rPr>
      </w:pPr>
    </w:p>
    <w:p w14:paraId="2F07E65B" w14:textId="77777777" w:rsidR="00221A3A" w:rsidRPr="00221A3A" w:rsidRDefault="00221A3A" w:rsidP="00221A3A">
      <w:pPr>
        <w:spacing w:after="120"/>
        <w:rPr>
          <w:b/>
          <w:bCs/>
          <w:sz w:val="24"/>
          <w:szCs w:val="24"/>
        </w:rPr>
      </w:pPr>
      <w:r w:rsidRPr="00221A3A">
        <w:rPr>
          <w:b/>
          <w:bCs/>
          <w:sz w:val="24"/>
          <w:szCs w:val="24"/>
        </w:rPr>
        <w:t>C:\DEV\linksnip4&gt;git status</w:t>
      </w:r>
    </w:p>
    <w:p w14:paraId="5D1CF877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>On branch main</w:t>
      </w:r>
    </w:p>
    <w:p w14:paraId="3B74CB0B" w14:textId="77777777" w:rsidR="00221A3A" w:rsidRPr="00221A3A" w:rsidRDefault="00221A3A" w:rsidP="00221A3A">
      <w:pPr>
        <w:spacing w:after="120"/>
        <w:rPr>
          <w:sz w:val="16"/>
          <w:szCs w:val="16"/>
        </w:rPr>
      </w:pPr>
    </w:p>
    <w:p w14:paraId="0A9E285C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>No commits yet</w:t>
      </w:r>
    </w:p>
    <w:p w14:paraId="707F1036" w14:textId="77777777" w:rsidR="00221A3A" w:rsidRPr="00221A3A" w:rsidRDefault="00221A3A" w:rsidP="00221A3A">
      <w:pPr>
        <w:spacing w:after="120"/>
        <w:rPr>
          <w:sz w:val="16"/>
          <w:szCs w:val="16"/>
        </w:rPr>
      </w:pPr>
    </w:p>
    <w:p w14:paraId="559DC9B3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>Untracked files:</w:t>
      </w:r>
    </w:p>
    <w:p w14:paraId="214FA907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 xml:space="preserve">  (use "git add &lt;file&gt;..." to include in what will be committed)</w:t>
      </w:r>
    </w:p>
    <w:p w14:paraId="08143296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lastRenderedPageBreak/>
        <w:t xml:space="preserve">        </w:t>
      </w:r>
      <w:proofErr w:type="gramStart"/>
      <w:r w:rsidRPr="00221A3A">
        <w:rPr>
          <w:sz w:val="16"/>
          <w:szCs w:val="16"/>
        </w:rPr>
        <w:t>.</w:t>
      </w:r>
      <w:proofErr w:type="spellStart"/>
      <w:r w:rsidRPr="00221A3A">
        <w:rPr>
          <w:sz w:val="16"/>
          <w:szCs w:val="16"/>
        </w:rPr>
        <w:t>gitignore</w:t>
      </w:r>
      <w:proofErr w:type="spellEnd"/>
      <w:proofErr w:type="gramEnd"/>
    </w:p>
    <w:p w14:paraId="09E54B15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 xml:space="preserve">        PRD.md</w:t>
      </w:r>
    </w:p>
    <w:p w14:paraId="3C7E2D03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 xml:space="preserve">        README.md</w:t>
      </w:r>
    </w:p>
    <w:p w14:paraId="4F919166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 xml:space="preserve">        eslint.config.js</w:t>
      </w:r>
    </w:p>
    <w:p w14:paraId="1E83D092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 xml:space="preserve">        package-</w:t>
      </w:r>
      <w:proofErr w:type="spellStart"/>
      <w:proofErr w:type="gramStart"/>
      <w:r w:rsidRPr="00221A3A">
        <w:rPr>
          <w:sz w:val="16"/>
          <w:szCs w:val="16"/>
        </w:rPr>
        <w:t>lock.json</w:t>
      </w:r>
      <w:proofErr w:type="spellEnd"/>
      <w:proofErr w:type="gramEnd"/>
    </w:p>
    <w:p w14:paraId="41E534B3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 xml:space="preserve">        </w:t>
      </w:r>
      <w:proofErr w:type="spellStart"/>
      <w:proofErr w:type="gramStart"/>
      <w:r w:rsidRPr="00221A3A">
        <w:rPr>
          <w:sz w:val="16"/>
          <w:szCs w:val="16"/>
        </w:rPr>
        <w:t>package.json</w:t>
      </w:r>
      <w:proofErr w:type="spellEnd"/>
      <w:proofErr w:type="gramEnd"/>
    </w:p>
    <w:p w14:paraId="112391B2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 xml:space="preserve">        </w:t>
      </w:r>
      <w:proofErr w:type="spellStart"/>
      <w:r w:rsidRPr="00221A3A">
        <w:rPr>
          <w:sz w:val="16"/>
          <w:szCs w:val="16"/>
        </w:rPr>
        <w:t>src</w:t>
      </w:r>
      <w:proofErr w:type="spellEnd"/>
      <w:r w:rsidRPr="00221A3A">
        <w:rPr>
          <w:sz w:val="16"/>
          <w:szCs w:val="16"/>
        </w:rPr>
        <w:t>/</w:t>
      </w:r>
    </w:p>
    <w:p w14:paraId="1C9904E6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 xml:space="preserve">        test/</w:t>
      </w:r>
    </w:p>
    <w:p w14:paraId="355DBDFA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 xml:space="preserve">        </w:t>
      </w:r>
      <w:proofErr w:type="spellStart"/>
      <w:proofErr w:type="gramStart"/>
      <w:r w:rsidRPr="00221A3A">
        <w:rPr>
          <w:sz w:val="16"/>
          <w:szCs w:val="16"/>
        </w:rPr>
        <w:t>tsconfig.json</w:t>
      </w:r>
      <w:proofErr w:type="spellEnd"/>
      <w:proofErr w:type="gramEnd"/>
    </w:p>
    <w:p w14:paraId="684DF22A" w14:textId="77777777" w:rsidR="00221A3A" w:rsidRPr="00221A3A" w:rsidRDefault="00221A3A" w:rsidP="00221A3A">
      <w:pPr>
        <w:spacing w:after="120"/>
        <w:rPr>
          <w:sz w:val="16"/>
          <w:szCs w:val="16"/>
        </w:rPr>
      </w:pPr>
    </w:p>
    <w:p w14:paraId="11502701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>nothing added to commit but untracked files present (use "git add" to track)</w:t>
      </w:r>
    </w:p>
    <w:p w14:paraId="4AF4FA80" w14:textId="77777777" w:rsidR="00221A3A" w:rsidRPr="00221A3A" w:rsidRDefault="00221A3A" w:rsidP="00221A3A">
      <w:pPr>
        <w:spacing w:after="120"/>
        <w:rPr>
          <w:sz w:val="16"/>
          <w:szCs w:val="16"/>
        </w:rPr>
      </w:pPr>
    </w:p>
    <w:p w14:paraId="333ACFA0" w14:textId="77777777" w:rsidR="00221A3A" w:rsidRPr="00221A3A" w:rsidRDefault="00221A3A" w:rsidP="00221A3A">
      <w:pPr>
        <w:spacing w:after="120"/>
        <w:rPr>
          <w:b/>
          <w:bCs/>
          <w:sz w:val="24"/>
          <w:szCs w:val="24"/>
        </w:rPr>
      </w:pPr>
      <w:r w:rsidRPr="00221A3A">
        <w:rPr>
          <w:b/>
          <w:bCs/>
          <w:sz w:val="24"/>
          <w:szCs w:val="24"/>
        </w:rPr>
        <w:t>C:\DEV\linksnip4&gt;git add -A</w:t>
      </w:r>
    </w:p>
    <w:p w14:paraId="723BFFC5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 xml:space="preserve">warning: in the working copy of </w:t>
      </w:r>
      <w:proofErr w:type="gramStart"/>
      <w:r w:rsidRPr="00221A3A">
        <w:rPr>
          <w:sz w:val="16"/>
          <w:szCs w:val="16"/>
        </w:rPr>
        <w:t>'.</w:t>
      </w:r>
      <w:proofErr w:type="spellStart"/>
      <w:r w:rsidRPr="00221A3A">
        <w:rPr>
          <w:sz w:val="16"/>
          <w:szCs w:val="16"/>
        </w:rPr>
        <w:t>gitignore</w:t>
      </w:r>
      <w:proofErr w:type="spellEnd"/>
      <w:proofErr w:type="gramEnd"/>
      <w:r w:rsidRPr="00221A3A">
        <w:rPr>
          <w:sz w:val="16"/>
          <w:szCs w:val="16"/>
        </w:rPr>
        <w:t>', LF will be replaced by CRLF the next time Git touches it</w:t>
      </w:r>
    </w:p>
    <w:p w14:paraId="02D00FD2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>warning: in the working copy of 'PRD.md', LF will be replaced by CRLF the next time Git touches it</w:t>
      </w:r>
    </w:p>
    <w:p w14:paraId="02FBAA75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>warning: in the working copy of 'README.md', LF will be replaced by CRLF the next time Git touches it</w:t>
      </w:r>
    </w:p>
    <w:p w14:paraId="0BC702B5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>warning: in the working copy of 'eslint.config.js', LF will be replaced by CRLF the next time Git touches it</w:t>
      </w:r>
    </w:p>
    <w:p w14:paraId="6CBF86B4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>warning: in the working copy of 'package-</w:t>
      </w:r>
      <w:proofErr w:type="spellStart"/>
      <w:proofErr w:type="gramStart"/>
      <w:r w:rsidRPr="00221A3A">
        <w:rPr>
          <w:sz w:val="16"/>
          <w:szCs w:val="16"/>
        </w:rPr>
        <w:t>lock.json</w:t>
      </w:r>
      <w:proofErr w:type="spellEnd"/>
      <w:proofErr w:type="gramEnd"/>
      <w:r w:rsidRPr="00221A3A">
        <w:rPr>
          <w:sz w:val="16"/>
          <w:szCs w:val="16"/>
        </w:rPr>
        <w:t>', LF will be replaced by CRLF the next time Git touches it</w:t>
      </w:r>
    </w:p>
    <w:p w14:paraId="0A9F9F60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>warning: in the working copy of '</w:t>
      </w:r>
      <w:proofErr w:type="spellStart"/>
      <w:proofErr w:type="gramStart"/>
      <w:r w:rsidRPr="00221A3A">
        <w:rPr>
          <w:sz w:val="16"/>
          <w:szCs w:val="16"/>
        </w:rPr>
        <w:t>package.json</w:t>
      </w:r>
      <w:proofErr w:type="spellEnd"/>
      <w:proofErr w:type="gramEnd"/>
      <w:r w:rsidRPr="00221A3A">
        <w:rPr>
          <w:sz w:val="16"/>
          <w:szCs w:val="16"/>
        </w:rPr>
        <w:t>', LF will be replaced by CRLF the next time Git touches it</w:t>
      </w:r>
    </w:p>
    <w:p w14:paraId="28B1CA38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>warning: in the working copy of '</w:t>
      </w:r>
      <w:proofErr w:type="spellStart"/>
      <w:r w:rsidRPr="00221A3A">
        <w:rPr>
          <w:sz w:val="16"/>
          <w:szCs w:val="16"/>
        </w:rPr>
        <w:t>src</w:t>
      </w:r>
      <w:proofErr w:type="spellEnd"/>
      <w:r w:rsidRPr="00221A3A">
        <w:rPr>
          <w:sz w:val="16"/>
          <w:szCs w:val="16"/>
        </w:rPr>
        <w:t>/lib/</w:t>
      </w:r>
      <w:proofErr w:type="spellStart"/>
      <w:r w:rsidRPr="00221A3A">
        <w:rPr>
          <w:sz w:val="16"/>
          <w:szCs w:val="16"/>
        </w:rPr>
        <w:t>ai.ts</w:t>
      </w:r>
      <w:proofErr w:type="spellEnd"/>
      <w:r w:rsidRPr="00221A3A">
        <w:rPr>
          <w:sz w:val="16"/>
          <w:szCs w:val="16"/>
        </w:rPr>
        <w:t>', LF will be replaced by CRLF the next time Git touches it</w:t>
      </w:r>
    </w:p>
    <w:p w14:paraId="47A77D7E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>warning: in the working copy of '</w:t>
      </w:r>
      <w:proofErr w:type="spellStart"/>
      <w:r w:rsidRPr="00221A3A">
        <w:rPr>
          <w:sz w:val="16"/>
          <w:szCs w:val="16"/>
        </w:rPr>
        <w:t>src</w:t>
      </w:r>
      <w:proofErr w:type="spellEnd"/>
      <w:r w:rsidRPr="00221A3A">
        <w:rPr>
          <w:sz w:val="16"/>
          <w:szCs w:val="16"/>
        </w:rPr>
        <w:t>/lib/code-</w:t>
      </w:r>
      <w:proofErr w:type="spellStart"/>
      <w:r w:rsidRPr="00221A3A">
        <w:rPr>
          <w:sz w:val="16"/>
          <w:szCs w:val="16"/>
        </w:rPr>
        <w:t>store.ts</w:t>
      </w:r>
      <w:proofErr w:type="spellEnd"/>
      <w:r w:rsidRPr="00221A3A">
        <w:rPr>
          <w:sz w:val="16"/>
          <w:szCs w:val="16"/>
        </w:rPr>
        <w:t>', LF will be replaced by CRLF the next time Git touches it</w:t>
      </w:r>
    </w:p>
    <w:p w14:paraId="7F86189F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>warning: in the working copy of '</w:t>
      </w:r>
      <w:proofErr w:type="spellStart"/>
      <w:r w:rsidRPr="00221A3A">
        <w:rPr>
          <w:sz w:val="16"/>
          <w:szCs w:val="16"/>
        </w:rPr>
        <w:t>src</w:t>
      </w:r>
      <w:proofErr w:type="spellEnd"/>
      <w:r w:rsidRPr="00221A3A">
        <w:rPr>
          <w:sz w:val="16"/>
          <w:szCs w:val="16"/>
        </w:rPr>
        <w:t>/lib/</w:t>
      </w:r>
      <w:proofErr w:type="spellStart"/>
      <w:r w:rsidRPr="00221A3A">
        <w:rPr>
          <w:sz w:val="16"/>
          <w:szCs w:val="16"/>
        </w:rPr>
        <w:t>code.ts</w:t>
      </w:r>
      <w:proofErr w:type="spellEnd"/>
      <w:r w:rsidRPr="00221A3A">
        <w:rPr>
          <w:sz w:val="16"/>
          <w:szCs w:val="16"/>
        </w:rPr>
        <w:t>', LF will be replaced by CRLF the next time Git touches it</w:t>
      </w:r>
    </w:p>
    <w:p w14:paraId="566B8166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>warning: in the working copy of '</w:t>
      </w:r>
      <w:proofErr w:type="spellStart"/>
      <w:r w:rsidRPr="00221A3A">
        <w:rPr>
          <w:sz w:val="16"/>
          <w:szCs w:val="16"/>
        </w:rPr>
        <w:t>src</w:t>
      </w:r>
      <w:proofErr w:type="spellEnd"/>
      <w:r w:rsidRPr="00221A3A">
        <w:rPr>
          <w:sz w:val="16"/>
          <w:szCs w:val="16"/>
        </w:rPr>
        <w:t>/lib/</w:t>
      </w:r>
      <w:proofErr w:type="gramStart"/>
      <w:r w:rsidRPr="00221A3A">
        <w:rPr>
          <w:sz w:val="16"/>
          <w:szCs w:val="16"/>
        </w:rPr>
        <w:t>short-</w:t>
      </w:r>
      <w:proofErr w:type="spellStart"/>
      <w:r w:rsidRPr="00221A3A">
        <w:rPr>
          <w:sz w:val="16"/>
          <w:szCs w:val="16"/>
        </w:rPr>
        <w:t>link</w:t>
      </w:r>
      <w:proofErr w:type="gramEnd"/>
      <w:r w:rsidRPr="00221A3A">
        <w:rPr>
          <w:sz w:val="16"/>
          <w:szCs w:val="16"/>
        </w:rPr>
        <w:t>.ts</w:t>
      </w:r>
      <w:proofErr w:type="spellEnd"/>
      <w:r w:rsidRPr="00221A3A">
        <w:rPr>
          <w:sz w:val="16"/>
          <w:szCs w:val="16"/>
        </w:rPr>
        <w:t>', LF will be replaced by CRLF the next time Git touches it</w:t>
      </w:r>
    </w:p>
    <w:p w14:paraId="755006C9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>warning: in the working copy of 'test/</w:t>
      </w:r>
      <w:proofErr w:type="spellStart"/>
      <w:r w:rsidRPr="00221A3A">
        <w:rPr>
          <w:sz w:val="16"/>
          <w:szCs w:val="16"/>
        </w:rPr>
        <w:t>ai.test.ts</w:t>
      </w:r>
      <w:proofErr w:type="spellEnd"/>
      <w:r w:rsidRPr="00221A3A">
        <w:rPr>
          <w:sz w:val="16"/>
          <w:szCs w:val="16"/>
        </w:rPr>
        <w:t>', LF will be replaced by CRLF the next time Git touches it</w:t>
      </w:r>
    </w:p>
    <w:p w14:paraId="1A2139F8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>warning: in the working copy of 'test/</w:t>
      </w:r>
      <w:proofErr w:type="spellStart"/>
      <w:r w:rsidRPr="00221A3A">
        <w:rPr>
          <w:sz w:val="16"/>
          <w:szCs w:val="16"/>
        </w:rPr>
        <w:t>code.test.ts</w:t>
      </w:r>
      <w:proofErr w:type="spellEnd"/>
      <w:r w:rsidRPr="00221A3A">
        <w:rPr>
          <w:sz w:val="16"/>
          <w:szCs w:val="16"/>
        </w:rPr>
        <w:t>', LF will be replaced by CRLF the next time Git touches it</w:t>
      </w:r>
    </w:p>
    <w:p w14:paraId="07B996C5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>warning: in the working copy of 'test/short-</w:t>
      </w:r>
      <w:proofErr w:type="spellStart"/>
      <w:r w:rsidRPr="00221A3A">
        <w:rPr>
          <w:sz w:val="16"/>
          <w:szCs w:val="16"/>
        </w:rPr>
        <w:t>link.test.ts</w:t>
      </w:r>
      <w:proofErr w:type="spellEnd"/>
      <w:r w:rsidRPr="00221A3A">
        <w:rPr>
          <w:sz w:val="16"/>
          <w:szCs w:val="16"/>
        </w:rPr>
        <w:t>', LF will be replaced by CRLF the next time Git touches it</w:t>
      </w:r>
    </w:p>
    <w:p w14:paraId="75D9B577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>warning: in the working copy of '</w:t>
      </w:r>
      <w:proofErr w:type="spellStart"/>
      <w:proofErr w:type="gramStart"/>
      <w:r w:rsidRPr="00221A3A">
        <w:rPr>
          <w:sz w:val="16"/>
          <w:szCs w:val="16"/>
        </w:rPr>
        <w:t>tsconfig.json</w:t>
      </w:r>
      <w:proofErr w:type="spellEnd"/>
      <w:proofErr w:type="gramEnd"/>
      <w:r w:rsidRPr="00221A3A">
        <w:rPr>
          <w:sz w:val="16"/>
          <w:szCs w:val="16"/>
        </w:rPr>
        <w:t>', LF will be replaced by CRLF the next time Git touches it</w:t>
      </w:r>
    </w:p>
    <w:p w14:paraId="3C139562" w14:textId="77777777" w:rsidR="00221A3A" w:rsidRPr="00221A3A" w:rsidRDefault="00221A3A" w:rsidP="00221A3A">
      <w:pPr>
        <w:spacing w:after="120"/>
        <w:rPr>
          <w:sz w:val="16"/>
          <w:szCs w:val="16"/>
        </w:rPr>
      </w:pPr>
    </w:p>
    <w:p w14:paraId="5656B3E1" w14:textId="77777777" w:rsidR="00221A3A" w:rsidRPr="00221A3A" w:rsidRDefault="00221A3A" w:rsidP="00221A3A">
      <w:pPr>
        <w:spacing w:after="120"/>
        <w:rPr>
          <w:b/>
          <w:bCs/>
          <w:sz w:val="24"/>
          <w:szCs w:val="24"/>
        </w:rPr>
      </w:pPr>
      <w:r w:rsidRPr="00221A3A">
        <w:rPr>
          <w:b/>
          <w:bCs/>
          <w:sz w:val="24"/>
          <w:szCs w:val="24"/>
        </w:rPr>
        <w:t>C:\DEV\linksnip4&gt;git commit -m "feat: 6자리 코드 생성과 저장 인터페이스 추가"</w:t>
      </w:r>
    </w:p>
    <w:p w14:paraId="573FB26D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lastRenderedPageBreak/>
        <w:t>[main (root-commit) ab8ad56] feat: 6자리 코드 생성과 저장 인터페이스 추가</w:t>
      </w:r>
    </w:p>
    <w:p w14:paraId="41ACEAD2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 xml:space="preserve"> 14 files changed, 1633 </w:t>
      </w:r>
      <w:proofErr w:type="gramStart"/>
      <w:r w:rsidRPr="00221A3A">
        <w:rPr>
          <w:sz w:val="16"/>
          <w:szCs w:val="16"/>
        </w:rPr>
        <w:t>insertions(</w:t>
      </w:r>
      <w:proofErr w:type="gramEnd"/>
      <w:r w:rsidRPr="00221A3A">
        <w:rPr>
          <w:sz w:val="16"/>
          <w:szCs w:val="16"/>
        </w:rPr>
        <w:t>+)</w:t>
      </w:r>
    </w:p>
    <w:p w14:paraId="21B9515C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 xml:space="preserve"> create mode </w:t>
      </w:r>
      <w:proofErr w:type="gramStart"/>
      <w:r w:rsidRPr="00221A3A">
        <w:rPr>
          <w:sz w:val="16"/>
          <w:szCs w:val="16"/>
        </w:rPr>
        <w:t>100644 .</w:t>
      </w:r>
      <w:proofErr w:type="spellStart"/>
      <w:r w:rsidRPr="00221A3A">
        <w:rPr>
          <w:sz w:val="16"/>
          <w:szCs w:val="16"/>
        </w:rPr>
        <w:t>gitignore</w:t>
      </w:r>
      <w:proofErr w:type="spellEnd"/>
      <w:proofErr w:type="gramEnd"/>
    </w:p>
    <w:p w14:paraId="5D72EC72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 xml:space="preserve"> create mode 100644 PRD.md</w:t>
      </w:r>
    </w:p>
    <w:p w14:paraId="1CE5A9D5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 xml:space="preserve"> create mode 100644 README.md</w:t>
      </w:r>
    </w:p>
    <w:p w14:paraId="31B110BE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 xml:space="preserve"> create mode 100644 eslint.config.js</w:t>
      </w:r>
    </w:p>
    <w:p w14:paraId="70DC23FC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 xml:space="preserve"> create mode 100644 package-</w:t>
      </w:r>
      <w:proofErr w:type="spellStart"/>
      <w:proofErr w:type="gramStart"/>
      <w:r w:rsidRPr="00221A3A">
        <w:rPr>
          <w:sz w:val="16"/>
          <w:szCs w:val="16"/>
        </w:rPr>
        <w:t>lock.json</w:t>
      </w:r>
      <w:proofErr w:type="spellEnd"/>
      <w:proofErr w:type="gramEnd"/>
    </w:p>
    <w:p w14:paraId="485D6804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 xml:space="preserve"> create mode 100644 </w:t>
      </w:r>
      <w:proofErr w:type="spellStart"/>
      <w:proofErr w:type="gramStart"/>
      <w:r w:rsidRPr="00221A3A">
        <w:rPr>
          <w:sz w:val="16"/>
          <w:szCs w:val="16"/>
        </w:rPr>
        <w:t>package.json</w:t>
      </w:r>
      <w:proofErr w:type="spellEnd"/>
      <w:proofErr w:type="gramEnd"/>
    </w:p>
    <w:p w14:paraId="426C49D4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 xml:space="preserve"> create mode 100644 </w:t>
      </w:r>
      <w:proofErr w:type="spellStart"/>
      <w:r w:rsidRPr="00221A3A">
        <w:rPr>
          <w:sz w:val="16"/>
          <w:szCs w:val="16"/>
        </w:rPr>
        <w:t>src</w:t>
      </w:r>
      <w:proofErr w:type="spellEnd"/>
      <w:r w:rsidRPr="00221A3A">
        <w:rPr>
          <w:sz w:val="16"/>
          <w:szCs w:val="16"/>
        </w:rPr>
        <w:t>/lib/</w:t>
      </w:r>
      <w:proofErr w:type="spellStart"/>
      <w:r w:rsidRPr="00221A3A">
        <w:rPr>
          <w:sz w:val="16"/>
          <w:szCs w:val="16"/>
        </w:rPr>
        <w:t>ai.ts</w:t>
      </w:r>
      <w:proofErr w:type="spellEnd"/>
    </w:p>
    <w:p w14:paraId="4F5924D4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 xml:space="preserve"> create mode 100644 </w:t>
      </w:r>
      <w:proofErr w:type="spellStart"/>
      <w:r w:rsidRPr="00221A3A">
        <w:rPr>
          <w:sz w:val="16"/>
          <w:szCs w:val="16"/>
        </w:rPr>
        <w:t>src</w:t>
      </w:r>
      <w:proofErr w:type="spellEnd"/>
      <w:r w:rsidRPr="00221A3A">
        <w:rPr>
          <w:sz w:val="16"/>
          <w:szCs w:val="16"/>
        </w:rPr>
        <w:t>/lib/code-</w:t>
      </w:r>
      <w:proofErr w:type="spellStart"/>
      <w:r w:rsidRPr="00221A3A">
        <w:rPr>
          <w:sz w:val="16"/>
          <w:szCs w:val="16"/>
        </w:rPr>
        <w:t>store.ts</w:t>
      </w:r>
      <w:proofErr w:type="spellEnd"/>
    </w:p>
    <w:p w14:paraId="29E6B88D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 xml:space="preserve"> create mode 100644 </w:t>
      </w:r>
      <w:proofErr w:type="spellStart"/>
      <w:r w:rsidRPr="00221A3A">
        <w:rPr>
          <w:sz w:val="16"/>
          <w:szCs w:val="16"/>
        </w:rPr>
        <w:t>src</w:t>
      </w:r>
      <w:proofErr w:type="spellEnd"/>
      <w:r w:rsidRPr="00221A3A">
        <w:rPr>
          <w:sz w:val="16"/>
          <w:szCs w:val="16"/>
        </w:rPr>
        <w:t>/lib/</w:t>
      </w:r>
      <w:proofErr w:type="spellStart"/>
      <w:r w:rsidRPr="00221A3A">
        <w:rPr>
          <w:sz w:val="16"/>
          <w:szCs w:val="16"/>
        </w:rPr>
        <w:t>code.ts</w:t>
      </w:r>
      <w:proofErr w:type="spellEnd"/>
    </w:p>
    <w:p w14:paraId="1342C368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 xml:space="preserve"> create mode 100644 </w:t>
      </w:r>
      <w:proofErr w:type="spellStart"/>
      <w:r w:rsidRPr="00221A3A">
        <w:rPr>
          <w:sz w:val="16"/>
          <w:szCs w:val="16"/>
        </w:rPr>
        <w:t>src</w:t>
      </w:r>
      <w:proofErr w:type="spellEnd"/>
      <w:r w:rsidRPr="00221A3A">
        <w:rPr>
          <w:sz w:val="16"/>
          <w:szCs w:val="16"/>
        </w:rPr>
        <w:t>/lib/</w:t>
      </w:r>
      <w:proofErr w:type="gramStart"/>
      <w:r w:rsidRPr="00221A3A">
        <w:rPr>
          <w:sz w:val="16"/>
          <w:szCs w:val="16"/>
        </w:rPr>
        <w:t>short-</w:t>
      </w:r>
      <w:proofErr w:type="spellStart"/>
      <w:r w:rsidRPr="00221A3A">
        <w:rPr>
          <w:sz w:val="16"/>
          <w:szCs w:val="16"/>
        </w:rPr>
        <w:t>link</w:t>
      </w:r>
      <w:proofErr w:type="gramEnd"/>
      <w:r w:rsidRPr="00221A3A">
        <w:rPr>
          <w:sz w:val="16"/>
          <w:szCs w:val="16"/>
        </w:rPr>
        <w:t>.ts</w:t>
      </w:r>
      <w:proofErr w:type="spellEnd"/>
    </w:p>
    <w:p w14:paraId="034F1984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 xml:space="preserve"> create mode 100644 test/</w:t>
      </w:r>
      <w:proofErr w:type="spellStart"/>
      <w:r w:rsidRPr="00221A3A">
        <w:rPr>
          <w:sz w:val="16"/>
          <w:szCs w:val="16"/>
        </w:rPr>
        <w:t>ai.test.ts</w:t>
      </w:r>
      <w:proofErr w:type="spellEnd"/>
    </w:p>
    <w:p w14:paraId="0C92A14B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 xml:space="preserve"> create mode 100644 test/</w:t>
      </w:r>
      <w:proofErr w:type="spellStart"/>
      <w:r w:rsidRPr="00221A3A">
        <w:rPr>
          <w:sz w:val="16"/>
          <w:szCs w:val="16"/>
        </w:rPr>
        <w:t>code.test.ts</w:t>
      </w:r>
      <w:proofErr w:type="spellEnd"/>
    </w:p>
    <w:p w14:paraId="70426089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 xml:space="preserve"> create mode 100644 test/short-</w:t>
      </w:r>
      <w:proofErr w:type="spellStart"/>
      <w:r w:rsidRPr="00221A3A">
        <w:rPr>
          <w:sz w:val="16"/>
          <w:szCs w:val="16"/>
        </w:rPr>
        <w:t>link.test.ts</w:t>
      </w:r>
      <w:proofErr w:type="spellEnd"/>
    </w:p>
    <w:p w14:paraId="3D7E51A2" w14:textId="77777777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 xml:space="preserve"> create mode 100644 </w:t>
      </w:r>
      <w:proofErr w:type="spellStart"/>
      <w:proofErr w:type="gramStart"/>
      <w:r w:rsidRPr="00221A3A">
        <w:rPr>
          <w:sz w:val="16"/>
          <w:szCs w:val="16"/>
        </w:rPr>
        <w:t>tsconfig.json</w:t>
      </w:r>
      <w:proofErr w:type="spellEnd"/>
      <w:proofErr w:type="gramEnd"/>
    </w:p>
    <w:p w14:paraId="320E97BB" w14:textId="77777777" w:rsidR="00221A3A" w:rsidRPr="00221A3A" w:rsidRDefault="00221A3A" w:rsidP="00221A3A">
      <w:pPr>
        <w:spacing w:after="120"/>
        <w:rPr>
          <w:sz w:val="16"/>
          <w:szCs w:val="16"/>
        </w:rPr>
      </w:pPr>
    </w:p>
    <w:p w14:paraId="68CD9EA3" w14:textId="74DFBFA4" w:rsidR="00221A3A" w:rsidRPr="00221A3A" w:rsidRDefault="00221A3A" w:rsidP="00221A3A">
      <w:pPr>
        <w:spacing w:after="120"/>
        <w:rPr>
          <w:sz w:val="16"/>
          <w:szCs w:val="16"/>
        </w:rPr>
      </w:pPr>
      <w:r w:rsidRPr="00221A3A">
        <w:rPr>
          <w:sz w:val="16"/>
          <w:szCs w:val="16"/>
        </w:rPr>
        <w:t>C:\DEV\linksnip4&gt;</w:t>
      </w:r>
    </w:p>
    <w:p w14:paraId="1281F0C5" w14:textId="77777777" w:rsidR="00221A3A" w:rsidRDefault="00221A3A">
      <w:pPr>
        <w:spacing w:after="120"/>
        <w:rPr>
          <w:strike/>
        </w:rPr>
      </w:pPr>
    </w:p>
    <w:p w14:paraId="18720BF8" w14:textId="460D97B6" w:rsidR="00B610B7" w:rsidRPr="00221A3A" w:rsidRDefault="00000000">
      <w:pPr>
        <w:spacing w:after="120"/>
        <w:rPr>
          <w:strike/>
        </w:rPr>
      </w:pPr>
      <w:r w:rsidRPr="00221A3A">
        <w:rPr>
          <w:strike/>
        </w:rPr>
        <w:t xml:space="preserve">Codex에게 직접 </w:t>
      </w:r>
      <w:proofErr w:type="spellStart"/>
      <w:r w:rsidRPr="00221A3A">
        <w:rPr>
          <w:strike/>
        </w:rPr>
        <w:t>커밋을</w:t>
      </w:r>
      <w:proofErr w:type="spellEnd"/>
      <w:r w:rsidRPr="00221A3A">
        <w:rPr>
          <w:strike/>
        </w:rPr>
        <w:t xml:space="preserve"> 맡길 수도 있습니다.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:rsidRPr="00221A3A" w14:paraId="259A9C30" w14:textId="77777777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41E901" w14:textId="77777777" w:rsidR="00B610B7" w:rsidRPr="00221A3A" w:rsidRDefault="00000000">
            <w:pPr>
              <w:spacing w:after="60"/>
              <w:rPr>
                <w:strike/>
              </w:rPr>
            </w:pPr>
            <w:r w:rsidRPr="00221A3A">
              <w:rPr>
                <w:b/>
                <w:bCs/>
                <w:strike/>
                <w:color w:val="2B2B2B"/>
                <w:sz w:val="21"/>
                <w:szCs w:val="21"/>
              </w:rPr>
              <w:t>프롬프트 예시 (</w:t>
            </w:r>
            <w:proofErr w:type="spellStart"/>
            <w:r w:rsidRPr="00221A3A">
              <w:rPr>
                <w:b/>
                <w:bCs/>
                <w:strike/>
                <w:color w:val="2B2B2B"/>
                <w:sz w:val="21"/>
                <w:szCs w:val="21"/>
              </w:rPr>
              <w:t>커밋</w:t>
            </w:r>
            <w:proofErr w:type="spellEnd"/>
            <w:r w:rsidRPr="00221A3A">
              <w:rPr>
                <w:b/>
                <w:bCs/>
                <w:strike/>
                <w:color w:val="2B2B2B"/>
                <w:sz w:val="21"/>
                <w:szCs w:val="21"/>
              </w:rPr>
              <w:t xml:space="preserve"> 위임)</w:t>
            </w:r>
          </w:p>
          <w:p w14:paraId="7D94C93D" w14:textId="77777777" w:rsidR="00B610B7" w:rsidRPr="00221A3A" w:rsidRDefault="00000000">
            <w:pPr>
              <w:spacing w:after="40" w:line="268" w:lineRule="auto"/>
              <w:rPr>
                <w:strike/>
              </w:rPr>
            </w:pPr>
            <w:r w:rsidRPr="00221A3A">
              <w:rPr>
                <w:strike/>
                <w:sz w:val="21"/>
                <w:szCs w:val="21"/>
              </w:rPr>
              <w:t xml:space="preserve">방금 변경분을 의미 있는 단위로 git add 하고, 관례에 맞는 </w:t>
            </w:r>
            <w:proofErr w:type="spellStart"/>
            <w:r w:rsidRPr="00221A3A">
              <w:rPr>
                <w:strike/>
                <w:sz w:val="21"/>
                <w:szCs w:val="21"/>
              </w:rPr>
              <w:t>커밋</w:t>
            </w:r>
            <w:proofErr w:type="spellEnd"/>
            <w:r w:rsidRPr="00221A3A">
              <w:rPr>
                <w:strike/>
                <w:sz w:val="21"/>
                <w:szCs w:val="21"/>
              </w:rPr>
              <w:t xml:space="preserve"> 메시지로 커밋해줘.</w:t>
            </w:r>
          </w:p>
          <w:p w14:paraId="4FF92F5B" w14:textId="77777777" w:rsidR="00B610B7" w:rsidRPr="00221A3A" w:rsidRDefault="00000000">
            <w:pPr>
              <w:spacing w:line="268" w:lineRule="auto"/>
              <w:rPr>
                <w:strike/>
              </w:rPr>
            </w:pPr>
            <w:r w:rsidRPr="00221A3A">
              <w:rPr>
                <w:strike/>
                <w:sz w:val="21"/>
                <w:szCs w:val="21"/>
              </w:rPr>
              <w:t>무엇을 왜 커밋했는지 한 줄로 알려줘.</w:t>
            </w:r>
          </w:p>
        </w:tc>
      </w:tr>
    </w:tbl>
    <w:p w14:paraId="3766A705" w14:textId="77777777" w:rsidR="00B610B7" w:rsidRDefault="00000000">
      <w:pPr>
        <w:pStyle w:val="2"/>
        <w:spacing w:before="240" w:after="110"/>
      </w:pPr>
      <w:bookmarkStart w:id="3" w:name="_Toc237702149"/>
      <w:r>
        <w:rPr>
          <w:b/>
          <w:bCs/>
          <w:color w:val="3A3222"/>
          <w:sz w:val="25"/>
          <w:szCs w:val="25"/>
        </w:rPr>
        <w:t>10-3. ▶ 실습: GitHub에 올리기</w:t>
      </w:r>
      <w:bookmarkEnd w:id="3"/>
    </w:p>
    <w:p w14:paraId="78222C87" w14:textId="748B527B" w:rsidR="00B610B7" w:rsidRDefault="00000000">
      <w:pPr>
        <w:spacing w:after="70"/>
        <w:ind w:left="360" w:hanging="300"/>
      </w:pPr>
      <w:r>
        <w:rPr>
          <w:b/>
          <w:bCs/>
          <w:color w:val="6B5B3E"/>
        </w:rPr>
        <w:t xml:space="preserve">1. </w:t>
      </w:r>
      <w:r>
        <w:t>github.com 에서 New repository → 이름 linksnip</w:t>
      </w:r>
      <w:r w:rsidR="00221A3A">
        <w:rPr>
          <w:rFonts w:hint="eastAsia"/>
        </w:rPr>
        <w:t>4</w:t>
      </w:r>
      <w:r>
        <w:t>, Public/Private 선택 → 생성</w:t>
      </w:r>
    </w:p>
    <w:p w14:paraId="4D98CA43" w14:textId="77777777" w:rsidR="00221A3A" w:rsidRDefault="00221A3A">
      <w:pPr>
        <w:spacing w:after="70"/>
        <w:ind w:left="360" w:hanging="300"/>
      </w:pPr>
    </w:p>
    <w:p w14:paraId="4A7D0B8D" w14:textId="7890F73C" w:rsidR="00221A3A" w:rsidRDefault="00221A3A">
      <w:pPr>
        <w:spacing w:after="70"/>
        <w:ind w:left="360" w:hanging="300"/>
      </w:pPr>
      <w:r w:rsidRPr="00221A3A">
        <w:rPr>
          <w:noProof/>
        </w:rPr>
        <w:lastRenderedPageBreak/>
        <w:drawing>
          <wp:inline distT="0" distB="0" distL="0" distR="0" wp14:anchorId="6C69AEE2" wp14:editId="727741D6">
            <wp:extent cx="5731510" cy="2185670"/>
            <wp:effectExtent l="0" t="0" r="2540" b="5080"/>
            <wp:docPr id="15314447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44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712D" w14:textId="77777777" w:rsidR="00221A3A" w:rsidRDefault="00221A3A">
      <w:pPr>
        <w:spacing w:after="70"/>
        <w:ind w:left="360" w:hanging="300"/>
      </w:pPr>
    </w:p>
    <w:p w14:paraId="11D56CC5" w14:textId="763BADA1" w:rsidR="00221A3A" w:rsidRDefault="00221A3A">
      <w:pPr>
        <w:spacing w:after="70"/>
        <w:ind w:left="360" w:hanging="300"/>
      </w:pPr>
      <w:r w:rsidRPr="00221A3A">
        <w:rPr>
          <w:noProof/>
        </w:rPr>
        <w:drawing>
          <wp:inline distT="0" distB="0" distL="0" distR="0" wp14:anchorId="6A80F74A" wp14:editId="2BD46804">
            <wp:extent cx="5731510" cy="2581275"/>
            <wp:effectExtent l="0" t="0" r="2540" b="9525"/>
            <wp:docPr id="5480452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45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EC4F" w14:textId="77777777" w:rsidR="00221A3A" w:rsidRDefault="00221A3A">
      <w:pPr>
        <w:spacing w:after="70"/>
        <w:ind w:left="360" w:hanging="300"/>
      </w:pPr>
    </w:p>
    <w:p w14:paraId="52131C58" w14:textId="1FE83A63" w:rsidR="00B610B7" w:rsidRDefault="00000000">
      <w:pPr>
        <w:spacing w:after="70"/>
        <w:ind w:left="360" w:hanging="300"/>
      </w:pPr>
      <w:r>
        <w:rPr>
          <w:b/>
          <w:bCs/>
          <w:color w:val="6B5B3E"/>
        </w:rPr>
        <w:t xml:space="preserve">2. </w:t>
      </w:r>
      <w:r>
        <w:t>생성 화면에 나오는 원격 주소를 복사 (https://github.com/내계정/linksnip</w:t>
      </w:r>
      <w:r w:rsidR="00221A3A">
        <w:rPr>
          <w:rFonts w:hint="eastAsia"/>
        </w:rPr>
        <w:t>4</w:t>
      </w:r>
      <w:r>
        <w:t>.git)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1A3825F4" w14:textId="77777777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334BFD" w14:textId="77777777" w:rsidR="00B610B7" w:rsidRDefault="00000000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터미널</w:t>
            </w:r>
          </w:p>
          <w:p w14:paraId="44F6F197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원격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저장소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연결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푸시</w:t>
            </w:r>
          </w:p>
          <w:p w14:paraId="509F0F09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git branch -M main</w:t>
            </w:r>
          </w:p>
          <w:p w14:paraId="0110BCAB" w14:textId="2B14ABA0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git remote add origin https://github.com/&lt;</w:t>
            </w:r>
            <w:r>
              <w:rPr>
                <w:rFonts w:ascii="Consolas" w:hAnsi="Consolas"/>
                <w:sz w:val="19"/>
                <w:szCs w:val="19"/>
              </w:rPr>
              <w:t>내계정</w:t>
            </w:r>
            <w:r>
              <w:rPr>
                <w:rFonts w:ascii="Consolas" w:hAnsi="Consolas"/>
                <w:sz w:val="19"/>
                <w:szCs w:val="19"/>
              </w:rPr>
              <w:t>&gt;/linksnip</w:t>
            </w:r>
            <w:r w:rsidR="00221A3A">
              <w:rPr>
                <w:rFonts w:ascii="Consolas" w:hAnsi="Consolas" w:hint="eastAsia"/>
                <w:sz w:val="19"/>
                <w:szCs w:val="19"/>
              </w:rPr>
              <w:t>4</w:t>
            </w:r>
            <w:r>
              <w:rPr>
                <w:rFonts w:ascii="Consolas" w:hAnsi="Consolas"/>
                <w:sz w:val="19"/>
                <w:szCs w:val="19"/>
              </w:rPr>
              <w:t>.git</w:t>
            </w:r>
          </w:p>
          <w:p w14:paraId="7A228AEA" w14:textId="77777777" w:rsidR="00B610B7" w:rsidRDefault="00000000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git push -u origin main</w:t>
            </w:r>
          </w:p>
        </w:tc>
      </w:tr>
    </w:tbl>
    <w:p w14:paraId="7714B2B7" w14:textId="77777777" w:rsidR="00B610B7" w:rsidRDefault="00B610B7">
      <w:pPr>
        <w:spacing w:after="40"/>
      </w:pPr>
    </w:p>
    <w:p w14:paraId="3B731947" w14:textId="1DEDB536" w:rsidR="00221A3A" w:rsidRDefault="00221A3A">
      <w:pPr>
        <w:spacing w:after="40"/>
      </w:pPr>
      <w:r>
        <w:rPr>
          <w:noProof/>
        </w:rPr>
        <w:lastRenderedPageBreak/>
        <w:drawing>
          <wp:inline distT="0" distB="0" distL="0" distR="0" wp14:anchorId="434DA1AC" wp14:editId="3C0204B3">
            <wp:extent cx="5731510" cy="3064510"/>
            <wp:effectExtent l="0" t="0" r="2540" b="2540"/>
            <wp:docPr id="19705914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91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1BE1" w14:textId="77777777" w:rsidR="00221A3A" w:rsidRDefault="00221A3A">
      <w:pPr>
        <w:spacing w:after="40"/>
      </w:pPr>
    </w:p>
    <w:p w14:paraId="7F6AD75D" w14:textId="3DDA773F" w:rsidR="00221A3A" w:rsidRDefault="00221A3A">
      <w:pPr>
        <w:spacing w:after="40"/>
      </w:pPr>
      <w:r w:rsidRPr="00221A3A">
        <w:rPr>
          <w:noProof/>
        </w:rPr>
        <w:drawing>
          <wp:inline distT="0" distB="0" distL="0" distR="0" wp14:anchorId="011D8C06" wp14:editId="5BF4979C">
            <wp:extent cx="5731510" cy="2131060"/>
            <wp:effectExtent l="0" t="0" r="2540" b="2540"/>
            <wp:docPr id="443919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1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2EFF" w14:textId="77777777" w:rsidR="00221A3A" w:rsidRDefault="00221A3A">
      <w:pPr>
        <w:spacing w:after="4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1D49EE84" w14:textId="77777777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1915B5" w14:textId="77777777" w:rsidR="00B610B7" w:rsidRDefault="00000000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GitHub 로그인 인증</w:t>
            </w:r>
          </w:p>
          <w:p w14:paraId="0D62AB15" w14:textId="77777777" w:rsidR="00B610B7" w:rsidRDefault="00000000">
            <w:pPr>
              <w:spacing w:line="272" w:lineRule="auto"/>
            </w:pPr>
            <w:r>
              <w:rPr>
                <w:sz w:val="21"/>
                <w:szCs w:val="21"/>
              </w:rPr>
              <w:t>푸시 시 비밀번호 대신 Personal Access Token이나 GitHub CLI(</w:t>
            </w:r>
            <w:proofErr w:type="spellStart"/>
            <w:r>
              <w:rPr>
                <w:sz w:val="21"/>
                <w:szCs w:val="21"/>
              </w:rPr>
              <w:t>gh</w:t>
            </w:r>
            <w:proofErr w:type="spellEnd"/>
            <w:r>
              <w:rPr>
                <w:sz w:val="21"/>
                <w:szCs w:val="21"/>
              </w:rPr>
              <w:t xml:space="preserve"> auth login) 인증이 필요할 수 있습니다. </w:t>
            </w:r>
            <w:proofErr w:type="spellStart"/>
            <w:r>
              <w:rPr>
                <w:sz w:val="21"/>
                <w:szCs w:val="21"/>
              </w:rPr>
              <w:t>gh</w:t>
            </w:r>
            <w:proofErr w:type="spellEnd"/>
            <w:r>
              <w:rPr>
                <w:sz w:val="21"/>
                <w:szCs w:val="21"/>
              </w:rPr>
              <w:t xml:space="preserve">를 설치했다면 </w:t>
            </w:r>
            <w:proofErr w:type="spellStart"/>
            <w:r>
              <w:rPr>
                <w:sz w:val="21"/>
                <w:szCs w:val="21"/>
              </w:rPr>
              <w:t>gh</w:t>
            </w:r>
            <w:proofErr w:type="spellEnd"/>
            <w:r>
              <w:rPr>
                <w:sz w:val="21"/>
                <w:szCs w:val="21"/>
              </w:rPr>
              <w:t xml:space="preserve"> auth </w:t>
            </w:r>
            <w:proofErr w:type="gramStart"/>
            <w:r>
              <w:rPr>
                <w:sz w:val="21"/>
                <w:szCs w:val="21"/>
              </w:rPr>
              <w:t>login 으로</w:t>
            </w:r>
            <w:proofErr w:type="gramEnd"/>
            <w:r>
              <w:rPr>
                <w:sz w:val="21"/>
                <w:szCs w:val="21"/>
              </w:rPr>
              <w:t xml:space="preserve"> 간단히 </w:t>
            </w:r>
            <w:proofErr w:type="spellStart"/>
            <w:r>
              <w:rPr>
                <w:sz w:val="21"/>
                <w:szCs w:val="21"/>
              </w:rPr>
              <w:t>로그인됩니다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4BE600A9" w14:textId="77777777" w:rsidR="00221A3A" w:rsidRDefault="00221A3A">
      <w:pPr>
        <w:spacing w:after="120"/>
      </w:pPr>
    </w:p>
    <w:p w14:paraId="38500609" w14:textId="51693368" w:rsidR="00B610B7" w:rsidRDefault="00000000">
      <w:pPr>
        <w:spacing w:after="120"/>
      </w:pPr>
      <w:proofErr w:type="spellStart"/>
      <w:r>
        <w:t>브랜치를</w:t>
      </w:r>
      <w:proofErr w:type="spellEnd"/>
      <w:r>
        <w:t xml:space="preserve"> 나눠 작업하고 PR(풀 </w:t>
      </w:r>
      <w:proofErr w:type="spellStart"/>
      <w:r>
        <w:t>리퀘스트</w:t>
      </w:r>
      <w:proofErr w:type="spellEnd"/>
      <w:r>
        <w:t>)로 합치는 흐름도 익혀 둡니다.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1AD6AF49" w14:textId="77777777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045711" w14:textId="77777777" w:rsidR="00B610B7" w:rsidRDefault="00000000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터미널</w:t>
            </w:r>
          </w:p>
          <w:p w14:paraId="4E8D122C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기능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브랜치에서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</w:t>
            </w:r>
            <w:r>
              <w:rPr>
                <w:rFonts w:ascii="Consolas" w:hAnsi="Consolas"/>
                <w:sz w:val="19"/>
                <w:szCs w:val="19"/>
              </w:rPr>
              <w:t xml:space="preserve"> → </w:t>
            </w:r>
            <w:r>
              <w:rPr>
                <w:rFonts w:ascii="Consolas" w:hAnsi="Consolas"/>
                <w:sz w:val="19"/>
                <w:szCs w:val="19"/>
              </w:rPr>
              <w:t>푸시</w:t>
            </w:r>
            <w:r>
              <w:rPr>
                <w:rFonts w:ascii="Consolas" w:hAnsi="Consolas"/>
                <w:sz w:val="19"/>
                <w:szCs w:val="19"/>
              </w:rPr>
              <w:t xml:space="preserve"> → PR</w:t>
            </w:r>
          </w:p>
          <w:p w14:paraId="14FF0A83" w14:textId="77777777" w:rsidR="00B610B7" w:rsidRDefault="00000000">
            <w:pPr>
              <w:spacing w:after="20" w:line="268" w:lineRule="auto"/>
            </w:pPr>
            <w:proofErr w:type="gramStart"/>
            <w:r>
              <w:rPr>
                <w:rFonts w:ascii="Consolas" w:hAnsi="Consolas"/>
                <w:sz w:val="19"/>
                <w:szCs w:val="19"/>
              </w:rPr>
              <w:t>git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checkout -b feature/copy-button</w:t>
            </w:r>
          </w:p>
          <w:p w14:paraId="174305FB" w14:textId="43555B46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 ...Codex</w:t>
            </w:r>
            <w:r>
              <w:rPr>
                <w:rFonts w:ascii="Consolas" w:hAnsi="Consolas"/>
                <w:sz w:val="19"/>
                <w:szCs w:val="19"/>
              </w:rPr>
              <w:t>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 w:rsidR="002533E4">
              <w:rPr>
                <w:rFonts w:ascii="Consolas" w:hAnsi="Consolas" w:hint="eastAsia"/>
                <w:sz w:val="19"/>
                <w:szCs w:val="19"/>
              </w:rPr>
              <w:t>작업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커밋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...</w:t>
            </w:r>
          </w:p>
          <w:p w14:paraId="01491F1E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lastRenderedPageBreak/>
              <w:t>git push -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u origin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feature/copy-button</w:t>
            </w:r>
          </w:p>
          <w:p w14:paraId="6D3B6676" w14:textId="77777777" w:rsidR="00B610B7" w:rsidRDefault="00000000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이후</w:t>
            </w:r>
            <w:r>
              <w:rPr>
                <w:rFonts w:ascii="Consolas" w:hAnsi="Consolas"/>
                <w:sz w:val="19"/>
                <w:szCs w:val="19"/>
              </w:rPr>
              <w:t xml:space="preserve"> GitHub </w:t>
            </w:r>
            <w:r>
              <w:rPr>
                <w:rFonts w:ascii="Consolas" w:hAnsi="Consolas"/>
                <w:sz w:val="19"/>
                <w:szCs w:val="19"/>
              </w:rPr>
              <w:t>웹에서</w:t>
            </w:r>
            <w:r>
              <w:rPr>
                <w:rFonts w:ascii="Consolas" w:hAnsi="Consolas"/>
                <w:sz w:val="19"/>
                <w:szCs w:val="19"/>
              </w:rPr>
              <w:t xml:space="preserve"> "Compare &amp; pull request"</w:t>
            </w:r>
            <w:r>
              <w:rPr>
                <w:rFonts w:ascii="Consolas" w:hAnsi="Consolas"/>
                <w:sz w:val="19"/>
                <w:szCs w:val="19"/>
              </w:rPr>
              <w:t>로</w:t>
            </w:r>
            <w:r>
              <w:rPr>
                <w:rFonts w:ascii="Consolas" w:hAnsi="Consolas"/>
                <w:sz w:val="19"/>
                <w:szCs w:val="19"/>
              </w:rPr>
              <w:t xml:space="preserve"> PR </w:t>
            </w:r>
            <w:r>
              <w:rPr>
                <w:rFonts w:ascii="Consolas" w:hAnsi="Consolas"/>
                <w:sz w:val="19"/>
                <w:szCs w:val="19"/>
              </w:rPr>
              <w:t>생성</w:t>
            </w:r>
          </w:p>
        </w:tc>
      </w:tr>
    </w:tbl>
    <w:p w14:paraId="390F509F" w14:textId="77777777" w:rsidR="00B610B7" w:rsidRDefault="00B610B7">
      <w:pPr>
        <w:spacing w:after="20"/>
      </w:pPr>
    </w:p>
    <w:p w14:paraId="4F28B991" w14:textId="1D558A31" w:rsidR="002533E4" w:rsidRDefault="002533E4" w:rsidP="002533E4">
      <w:pPr>
        <w:spacing w:after="120"/>
      </w:pPr>
      <w:r w:rsidRPr="002533E4">
        <w:rPr>
          <w:noProof/>
        </w:rPr>
        <w:drawing>
          <wp:inline distT="0" distB="0" distL="0" distR="0" wp14:anchorId="75A33631" wp14:editId="12C46DCF">
            <wp:extent cx="5731510" cy="910590"/>
            <wp:effectExtent l="0" t="0" r="2540" b="3810"/>
            <wp:docPr id="426284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84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71FD" w14:textId="77777777" w:rsidR="002533E4" w:rsidRDefault="002533E4" w:rsidP="002533E4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2533E4" w14:paraId="48BABA6E" w14:textId="77777777" w:rsidTr="0027175E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63BE20" w14:textId="09AAB304" w:rsidR="002533E4" w:rsidRDefault="002533E4" w:rsidP="0027175E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 (</w:t>
            </w:r>
            <w:r>
              <w:rPr>
                <w:rFonts w:hint="eastAsia"/>
                <w:b/>
                <w:bCs/>
                <w:color w:val="2B2B2B"/>
                <w:sz w:val="21"/>
                <w:szCs w:val="21"/>
              </w:rPr>
              <w:t>READMD.md 파일 갱신</w:t>
            </w:r>
            <w:r>
              <w:rPr>
                <w:b/>
                <w:bCs/>
                <w:color w:val="2B2B2B"/>
                <w:sz w:val="21"/>
                <w:szCs w:val="21"/>
              </w:rPr>
              <w:t>)</w:t>
            </w:r>
          </w:p>
          <w:p w14:paraId="62E00F60" w14:textId="39011FB3" w:rsidR="002533E4" w:rsidRPr="002533E4" w:rsidRDefault="002533E4" w:rsidP="002533E4">
            <w:pPr>
              <w:spacing w:after="40" w:line="268" w:lineRule="auto"/>
              <w:rPr>
                <w:sz w:val="21"/>
                <w:szCs w:val="21"/>
              </w:rPr>
            </w:pPr>
            <w:r w:rsidRPr="002533E4">
              <w:rPr>
                <w:sz w:val="21"/>
                <w:szCs w:val="21"/>
              </w:rPr>
              <w:t>README.md 파일에 릴리즈 정보 저장해줘.</w:t>
            </w:r>
          </w:p>
        </w:tc>
      </w:tr>
    </w:tbl>
    <w:p w14:paraId="3E8EDEA9" w14:textId="77777777" w:rsidR="002533E4" w:rsidRDefault="002533E4" w:rsidP="002533E4">
      <w:pPr>
        <w:spacing w:after="40"/>
      </w:pPr>
    </w:p>
    <w:p w14:paraId="20DD5AF4" w14:textId="306E2CEE" w:rsidR="00221A3A" w:rsidRDefault="002533E4">
      <w:pPr>
        <w:spacing w:after="20"/>
      </w:pPr>
      <w:r>
        <w:rPr>
          <w:noProof/>
        </w:rPr>
        <w:drawing>
          <wp:inline distT="0" distB="0" distL="0" distR="0" wp14:anchorId="0DBE85D9" wp14:editId="42DBB3EE">
            <wp:extent cx="5731510" cy="4029710"/>
            <wp:effectExtent l="0" t="0" r="2540" b="8890"/>
            <wp:docPr id="10416122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122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0839" w14:textId="77777777" w:rsidR="002533E4" w:rsidRDefault="002533E4">
      <w:pPr>
        <w:spacing w:after="20"/>
      </w:pPr>
    </w:p>
    <w:p w14:paraId="2F6A655A" w14:textId="0B11A54B" w:rsidR="002533E4" w:rsidRDefault="002533E4">
      <w:pPr>
        <w:spacing w:after="20"/>
      </w:pPr>
      <w:r>
        <w:rPr>
          <w:noProof/>
        </w:rPr>
        <w:lastRenderedPageBreak/>
        <w:drawing>
          <wp:inline distT="0" distB="0" distL="0" distR="0" wp14:anchorId="3EFEEC83" wp14:editId="650EF7C9">
            <wp:extent cx="5731510" cy="3064510"/>
            <wp:effectExtent l="0" t="0" r="2540" b="2540"/>
            <wp:docPr id="13656092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092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BC08" w14:textId="23B75D91" w:rsidR="002533E4" w:rsidRDefault="00162D2E">
      <w:pPr>
        <w:spacing w:after="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8D44A3" wp14:editId="094A304C">
                <wp:simplePos x="0" y="0"/>
                <wp:positionH relativeFrom="column">
                  <wp:posOffset>3216267</wp:posOffset>
                </wp:positionH>
                <wp:positionV relativeFrom="paragraph">
                  <wp:posOffset>521442</wp:posOffset>
                </wp:positionV>
                <wp:extent cx="649151" cy="321706"/>
                <wp:effectExtent l="0" t="0" r="36830" b="21590"/>
                <wp:wrapNone/>
                <wp:docPr id="1828466424" name="자유형: 도형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151" cy="321706"/>
                        </a:xfrm>
                        <a:custGeom>
                          <a:avLst/>
                          <a:gdLst>
                            <a:gd name="csX0" fmla="*/ 328517 w 649151"/>
                            <a:gd name="csY0" fmla="*/ 321706 h 321706"/>
                            <a:gd name="csX1" fmla="*/ 31634 w 649151"/>
                            <a:gd name="csY1" fmla="*/ 274205 h 321706"/>
                            <a:gd name="csX2" fmla="*/ 7884 w 649151"/>
                            <a:gd name="csY2" fmla="*/ 96075 h 321706"/>
                            <a:gd name="csX3" fmla="*/ 352268 w 649151"/>
                            <a:gd name="csY3" fmla="*/ 1072 h 321706"/>
                            <a:gd name="csX4" fmla="*/ 625401 w 649151"/>
                            <a:gd name="csY4" fmla="*/ 48574 h 321706"/>
                            <a:gd name="csX5" fmla="*/ 649151 w 649151"/>
                            <a:gd name="csY5" fmla="*/ 90137 h 321706"/>
                            <a:gd name="csX6" fmla="*/ 637276 w 649151"/>
                            <a:gd name="csY6" fmla="*/ 155452 h 321706"/>
                            <a:gd name="csX7" fmla="*/ 595712 w 649151"/>
                            <a:gd name="csY7" fmla="*/ 226703 h 321706"/>
                            <a:gd name="csX8" fmla="*/ 577899 w 649151"/>
                            <a:gd name="csY8" fmla="*/ 262329 h 321706"/>
                            <a:gd name="csX9" fmla="*/ 554149 w 649151"/>
                            <a:gd name="csY9" fmla="*/ 286080 h 321706"/>
                            <a:gd name="csX10" fmla="*/ 566024 w 649151"/>
                            <a:gd name="csY10" fmla="*/ 292018 h 32170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649151" h="321706">
                              <a:moveTo>
                                <a:pt x="328517" y="321706"/>
                              </a:moveTo>
                              <a:cubicBezTo>
                                <a:pt x="229556" y="305872"/>
                                <a:pt x="124095" y="312870"/>
                                <a:pt x="31634" y="274205"/>
                              </a:cubicBezTo>
                              <a:cubicBezTo>
                                <a:pt x="1433" y="261576"/>
                                <a:pt x="-8594" y="116852"/>
                                <a:pt x="7884" y="96075"/>
                              </a:cubicBezTo>
                              <a:cubicBezTo>
                                <a:pt x="99841" y="-19871"/>
                                <a:pt x="223693" y="8215"/>
                                <a:pt x="352268" y="1072"/>
                              </a:cubicBezTo>
                              <a:cubicBezTo>
                                <a:pt x="448773" y="6434"/>
                                <a:pt x="550210" y="-21246"/>
                                <a:pt x="625401" y="48574"/>
                              </a:cubicBezTo>
                              <a:cubicBezTo>
                                <a:pt x="637094" y="59432"/>
                                <a:pt x="641234" y="76283"/>
                                <a:pt x="649151" y="90137"/>
                              </a:cubicBezTo>
                              <a:cubicBezTo>
                                <a:pt x="645193" y="111909"/>
                                <a:pt x="644586" y="134566"/>
                                <a:pt x="637276" y="155452"/>
                              </a:cubicBezTo>
                              <a:cubicBezTo>
                                <a:pt x="618491" y="209124"/>
                                <a:pt x="613859" y="194038"/>
                                <a:pt x="595712" y="226703"/>
                              </a:cubicBezTo>
                              <a:cubicBezTo>
                                <a:pt x="589264" y="238309"/>
                                <a:pt x="585513" y="251452"/>
                                <a:pt x="577899" y="262329"/>
                              </a:cubicBezTo>
                              <a:cubicBezTo>
                                <a:pt x="571479" y="271501"/>
                                <a:pt x="558307" y="275685"/>
                                <a:pt x="554149" y="286080"/>
                              </a:cubicBezTo>
                              <a:cubicBezTo>
                                <a:pt x="552505" y="290189"/>
                                <a:pt x="562066" y="290039"/>
                                <a:pt x="566024" y="292018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79C5E79" id="자유형: 도형 19" o:spid="_x0000_s1026" style="position:absolute;margin-left:253.25pt;margin-top:41.05pt;width:51.1pt;height:25.3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9151,321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" path="m328517,321706c229556,305872,124095,312870,31634,274205,1433,261576,-8594,116852,7884,96075,99841,-19871,223693,8215,352268,1072v96505,5362,197942,-22318,273133,47502c637094,59432,641234,76283,649151,90137v-3958,21772,-4565,44429,-11875,65315c618491,209124,613859,194038,595712,226703v-6448,11606,-10199,24749,-17813,35626c571479,271501,558307,275685,554149,286080v-1644,4109,7917,3959,11875,5938e" filled="f" strokecolor="#030e13 [484]" strokeweight="1.5pt">
                <v:stroke joinstyle="miter"/>
                <v:path arrowok="t" o:connecttype="custom" o:connectlocs="328517,321706;31634,274205;7884,96075;352268,1072;625401,48574;649151,90137;637276,155452;595712,226703;577899,262329;554149,286080;566024,292018" o:connectangles="0,0,0,0,0,0,0,0,0,0,0"/>
              </v:shape>
            </w:pict>
          </mc:Fallback>
        </mc:AlternateContent>
      </w:r>
      <w:r w:rsidRPr="00162D2E">
        <w:rPr>
          <w:noProof/>
        </w:rPr>
        <w:drawing>
          <wp:inline distT="0" distB="0" distL="0" distR="0" wp14:anchorId="30894826" wp14:editId="15BC1DD8">
            <wp:extent cx="5731510" cy="2405380"/>
            <wp:effectExtent l="0" t="0" r="2540" b="0"/>
            <wp:docPr id="12345946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946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8B44" w14:textId="77777777" w:rsidR="00162D2E" w:rsidRDefault="00162D2E">
      <w:pPr>
        <w:spacing w:after="20"/>
      </w:pPr>
    </w:p>
    <w:p w14:paraId="1713CE9B" w14:textId="284736DC" w:rsidR="00162D2E" w:rsidRDefault="00162D2E">
      <w:pPr>
        <w:spacing w:after="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F1052C3" wp14:editId="28997BBE">
                <wp:simplePos x="0" y="0"/>
                <wp:positionH relativeFrom="column">
                  <wp:posOffset>3111335</wp:posOffset>
                </wp:positionH>
                <wp:positionV relativeFrom="paragraph">
                  <wp:posOffset>1838391</wp:posOffset>
                </wp:positionV>
                <wp:extent cx="979714" cy="694706"/>
                <wp:effectExtent l="19050" t="0" r="11430" b="29210"/>
                <wp:wrapNone/>
                <wp:docPr id="1388764893" name="자유형: 도형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714" cy="694706"/>
                        </a:xfrm>
                        <a:custGeom>
                          <a:avLst/>
                          <a:gdLst>
                            <a:gd name="csX0" fmla="*/ 564078 w 979714"/>
                            <a:gd name="csY0" fmla="*/ 670956 h 694706"/>
                            <a:gd name="csX1" fmla="*/ 17813 w 979714"/>
                            <a:gd name="csY1" fmla="*/ 564078 h 694706"/>
                            <a:gd name="csX2" fmla="*/ 0 w 979714"/>
                            <a:gd name="csY2" fmla="*/ 475013 h 694706"/>
                            <a:gd name="csX3" fmla="*/ 362197 w 979714"/>
                            <a:gd name="csY3" fmla="*/ 409699 h 694706"/>
                            <a:gd name="csX4" fmla="*/ 540327 w 979714"/>
                            <a:gd name="csY4" fmla="*/ 498764 h 694706"/>
                            <a:gd name="csX5" fmla="*/ 575953 w 979714"/>
                            <a:gd name="csY5" fmla="*/ 540327 h 694706"/>
                            <a:gd name="csX6" fmla="*/ 516577 w 979714"/>
                            <a:gd name="csY6" fmla="*/ 635330 h 694706"/>
                            <a:gd name="csX7" fmla="*/ 534390 w 979714"/>
                            <a:gd name="csY7" fmla="*/ 659080 h 694706"/>
                            <a:gd name="csX8" fmla="*/ 552203 w 979714"/>
                            <a:gd name="csY8" fmla="*/ 670956 h 694706"/>
                            <a:gd name="csX9" fmla="*/ 581891 w 979714"/>
                            <a:gd name="csY9" fmla="*/ 694706 h 694706"/>
                            <a:gd name="csX10" fmla="*/ 754083 w 979714"/>
                            <a:gd name="csY10" fmla="*/ 368135 h 694706"/>
                            <a:gd name="csX11" fmla="*/ 979714 w 979714"/>
                            <a:gd name="csY11" fmla="*/ 0 h 69470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</a:cxnLst>
                          <a:rect l="l" t="t" r="r" b="b"/>
                          <a:pathLst>
                            <a:path w="979714" h="694706">
                              <a:moveTo>
                                <a:pt x="564078" y="670956"/>
                              </a:moveTo>
                              <a:cubicBezTo>
                                <a:pt x="362323" y="664933"/>
                                <a:pt x="165173" y="727226"/>
                                <a:pt x="17813" y="564078"/>
                              </a:cubicBezTo>
                              <a:cubicBezTo>
                                <a:pt x="-2481" y="541610"/>
                                <a:pt x="5938" y="504701"/>
                                <a:pt x="0" y="475013"/>
                              </a:cubicBezTo>
                              <a:cubicBezTo>
                                <a:pt x="139745" y="414254"/>
                                <a:pt x="186704" y="373568"/>
                                <a:pt x="362197" y="409699"/>
                              </a:cubicBezTo>
                              <a:cubicBezTo>
                                <a:pt x="427218" y="423086"/>
                                <a:pt x="480950" y="469076"/>
                                <a:pt x="540327" y="498764"/>
                              </a:cubicBezTo>
                              <a:cubicBezTo>
                                <a:pt x="552202" y="512618"/>
                                <a:pt x="574881" y="522111"/>
                                <a:pt x="575953" y="540327"/>
                              </a:cubicBezTo>
                              <a:cubicBezTo>
                                <a:pt x="577562" y="567678"/>
                                <a:pt x="533739" y="614735"/>
                                <a:pt x="516577" y="635330"/>
                              </a:cubicBezTo>
                              <a:cubicBezTo>
                                <a:pt x="522515" y="643247"/>
                                <a:pt x="527393" y="652083"/>
                                <a:pt x="534390" y="659080"/>
                              </a:cubicBezTo>
                              <a:cubicBezTo>
                                <a:pt x="539436" y="664126"/>
                                <a:pt x="546494" y="666674"/>
                                <a:pt x="552203" y="670956"/>
                              </a:cubicBezTo>
                              <a:cubicBezTo>
                                <a:pt x="562341" y="678560"/>
                                <a:pt x="571995" y="686789"/>
                                <a:pt x="581891" y="694706"/>
                              </a:cubicBezTo>
                              <a:cubicBezTo>
                                <a:pt x="703661" y="597292"/>
                                <a:pt x="562443" y="717414"/>
                                <a:pt x="754083" y="368135"/>
                              </a:cubicBezTo>
                              <a:cubicBezTo>
                                <a:pt x="823315" y="241954"/>
                                <a:pt x="979714" y="0"/>
                                <a:pt x="979714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6F28D8D" id="자유형: 도형 20" o:spid="_x0000_s1026" style="position:absolute;margin-left:245pt;margin-top:144.75pt;width:77.15pt;height:54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79714,694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" path="m564078,670956c362323,664933,165173,727226,17813,564078,-2481,541610,5938,504701,,475013,139745,414254,186704,373568,362197,409699v65021,13387,118753,59377,178130,89065c552202,512618,574881,522111,575953,540327v1609,27351,-42214,74408,-59376,95003c522515,643247,527393,652083,534390,659080v5046,5046,12104,7594,17813,11876c562341,678560,571995,686789,581891,694706,703661,597292,562443,717414,754083,368135,823315,241954,979714,,979714,e" filled="f" strokecolor="#030e13 [484]" strokeweight="1.5pt">
                <v:stroke joinstyle="miter"/>
                <v:path arrowok="t" o:connecttype="custom" o:connectlocs="564078,670956;17813,564078;0,475013;362197,409699;540327,498764;575953,540327;516577,635330;534390,659080;552203,670956;581891,694706;754083,368135;979714,0" o:connectangles="0,0,0,0,0,0,0,0,0,0,0,0"/>
              </v:shape>
            </w:pict>
          </mc:Fallback>
        </mc:AlternateContent>
      </w:r>
      <w:r w:rsidRPr="00162D2E">
        <w:rPr>
          <w:noProof/>
        </w:rPr>
        <w:drawing>
          <wp:inline distT="0" distB="0" distL="0" distR="0" wp14:anchorId="01EB9EA8" wp14:editId="54BD00E9">
            <wp:extent cx="5731510" cy="2717800"/>
            <wp:effectExtent l="0" t="0" r="2540" b="6350"/>
            <wp:docPr id="678740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40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7044" w14:textId="232CE684" w:rsidR="002533E4" w:rsidRDefault="002533E4">
      <w:pPr>
        <w:spacing w:after="20"/>
        <w:rPr>
          <w:noProof/>
        </w:rPr>
      </w:pPr>
    </w:p>
    <w:p w14:paraId="2909324E" w14:textId="13490FD0" w:rsidR="00162D2E" w:rsidRDefault="00162D2E">
      <w:pPr>
        <w:spacing w:after="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4F05781" wp14:editId="51ED22D7">
                <wp:simplePos x="0" y="0"/>
                <wp:positionH relativeFrom="column">
                  <wp:posOffset>705795</wp:posOffset>
                </wp:positionH>
                <wp:positionV relativeFrom="paragraph">
                  <wp:posOffset>870766</wp:posOffset>
                </wp:positionV>
                <wp:extent cx="1069566" cy="581891"/>
                <wp:effectExtent l="0" t="19050" r="35560" b="27940"/>
                <wp:wrapNone/>
                <wp:docPr id="1365543001" name="자유형: 도형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566" cy="581891"/>
                        </a:xfrm>
                        <a:custGeom>
                          <a:avLst/>
                          <a:gdLst>
                            <a:gd name="csX0" fmla="*/ 1028002 w 1069566"/>
                            <a:gd name="csY0" fmla="*/ 581891 h 581891"/>
                            <a:gd name="csX1" fmla="*/ 202667 w 1069566"/>
                            <a:gd name="csY1" fmla="*/ 463138 h 581891"/>
                            <a:gd name="csX2" fmla="*/ 155166 w 1069566"/>
                            <a:gd name="csY2" fmla="*/ 77190 h 581891"/>
                            <a:gd name="csX3" fmla="*/ 505488 w 1069566"/>
                            <a:gd name="csY3" fmla="*/ 0 h 581891"/>
                            <a:gd name="csX4" fmla="*/ 1057691 w 1069566"/>
                            <a:gd name="csY4" fmla="*/ 195943 h 581891"/>
                            <a:gd name="csX5" fmla="*/ 1069566 w 1069566"/>
                            <a:gd name="csY5" fmla="*/ 261258 h 581891"/>
                            <a:gd name="csX6" fmla="*/ 956750 w 1069566"/>
                            <a:gd name="csY6" fmla="*/ 368135 h 581891"/>
                            <a:gd name="csX7" fmla="*/ 974563 w 1069566"/>
                            <a:gd name="csY7" fmla="*/ 380011 h 581891"/>
                            <a:gd name="csX8" fmla="*/ 1022065 w 1069566"/>
                            <a:gd name="csY8" fmla="*/ 380011 h 58189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</a:cxnLst>
                          <a:rect l="l" t="t" r="r" b="b"/>
                          <a:pathLst>
                            <a:path w="1069566" h="581891">
                              <a:moveTo>
                                <a:pt x="1028002" y="581891"/>
                              </a:moveTo>
                              <a:cubicBezTo>
                                <a:pt x="752890" y="542307"/>
                                <a:pt x="470092" y="538883"/>
                                <a:pt x="202667" y="463138"/>
                              </a:cubicBezTo>
                              <a:cubicBezTo>
                                <a:pt x="-49155" y="391813"/>
                                <a:pt x="-67820" y="205735"/>
                                <a:pt x="155166" y="77190"/>
                              </a:cubicBezTo>
                              <a:cubicBezTo>
                                <a:pt x="258760" y="17471"/>
                                <a:pt x="388714" y="25730"/>
                                <a:pt x="505488" y="0"/>
                              </a:cubicBezTo>
                              <a:cubicBezTo>
                                <a:pt x="864523" y="17657"/>
                                <a:pt x="844048" y="-61686"/>
                                <a:pt x="1057691" y="195943"/>
                              </a:cubicBezTo>
                              <a:cubicBezTo>
                                <a:pt x="1071816" y="212977"/>
                                <a:pt x="1065608" y="239486"/>
                                <a:pt x="1069566" y="261258"/>
                              </a:cubicBezTo>
                              <a:cubicBezTo>
                                <a:pt x="1031961" y="296884"/>
                                <a:pt x="913650" y="339400"/>
                                <a:pt x="956750" y="368135"/>
                              </a:cubicBezTo>
                              <a:cubicBezTo>
                                <a:pt x="962688" y="372094"/>
                                <a:pt x="967542" y="378734"/>
                                <a:pt x="974563" y="380011"/>
                              </a:cubicBezTo>
                              <a:cubicBezTo>
                                <a:pt x="990142" y="382844"/>
                                <a:pt x="1006231" y="380011"/>
                                <a:pt x="1022065" y="380011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449D202" id="자유형: 도형 21" o:spid="_x0000_s1026" style="position:absolute;margin-left:55.55pt;margin-top:68.55pt;width:84.2pt;height:45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69566,5818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" path="m1028002,581891c752890,542307,470092,538883,202667,463138,-49155,391813,-67820,205735,155166,77190,258760,17471,388714,25730,505488,v359035,17657,338560,-61686,552203,195943c1071816,212977,1065608,239486,1069566,261258v-37605,35626,-155916,78142,-112816,106877c962688,372094,967542,378734,974563,380011v15579,2833,31668,,47502,e" filled="f" strokecolor="#030e13 [484]" strokeweight="1.5pt">
                <v:stroke joinstyle="miter"/>
                <v:path arrowok="t" o:connecttype="custom" o:connectlocs="1028002,581891;202667,463138;155166,77190;505488,0;1057691,195943;1069566,261258;956750,368135;974563,380011;1022065,380011" o:connectangles="0,0,0,0,0,0,0,0,0"/>
              </v:shape>
            </w:pict>
          </mc:Fallback>
        </mc:AlternateContent>
      </w:r>
      <w:r w:rsidRPr="00162D2E">
        <w:rPr>
          <w:noProof/>
        </w:rPr>
        <w:drawing>
          <wp:inline distT="0" distB="0" distL="0" distR="0" wp14:anchorId="455CEDDE" wp14:editId="42B63445">
            <wp:extent cx="5731510" cy="1647825"/>
            <wp:effectExtent l="0" t="0" r="2540" b="9525"/>
            <wp:docPr id="18076471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471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425A" w14:textId="77777777" w:rsidR="002533E4" w:rsidRDefault="002533E4">
      <w:pPr>
        <w:spacing w:after="20"/>
      </w:pPr>
    </w:p>
    <w:p w14:paraId="6D3DA1A5" w14:textId="6A57BF4C" w:rsidR="00162D2E" w:rsidRDefault="00162D2E">
      <w:pPr>
        <w:spacing w:after="20"/>
      </w:pPr>
      <w:r w:rsidRPr="00162D2E">
        <w:rPr>
          <w:noProof/>
        </w:rPr>
        <w:drawing>
          <wp:inline distT="0" distB="0" distL="0" distR="0" wp14:anchorId="4352AF82" wp14:editId="78237BA9">
            <wp:extent cx="5731510" cy="2715895"/>
            <wp:effectExtent l="0" t="0" r="2540" b="8255"/>
            <wp:docPr id="18414792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792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C2D8" w14:textId="77777777" w:rsidR="00162D2E" w:rsidRDefault="00162D2E">
      <w:pPr>
        <w:spacing w:after="20"/>
      </w:pPr>
    </w:p>
    <w:p w14:paraId="59D82A1B" w14:textId="3E4A548B" w:rsidR="00B134CF" w:rsidRDefault="00B134CF">
      <w:pPr>
        <w:spacing w:after="20"/>
      </w:pPr>
      <w:r>
        <w:rPr>
          <w:rFonts w:hint="eastAsia"/>
        </w:rPr>
        <w:t>Merge pull request</w:t>
      </w:r>
    </w:p>
    <w:p w14:paraId="691BE752" w14:textId="6E3987A8" w:rsidR="00B134CF" w:rsidRDefault="00AB7297">
      <w:pPr>
        <w:spacing w:after="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01618EA" wp14:editId="494503A5">
                <wp:simplePos x="0" y="0"/>
                <wp:positionH relativeFrom="column">
                  <wp:posOffset>985962</wp:posOffset>
                </wp:positionH>
                <wp:positionV relativeFrom="paragraph">
                  <wp:posOffset>1452079</wp:posOffset>
                </wp:positionV>
                <wp:extent cx="1152939" cy="1173781"/>
                <wp:effectExtent l="0" t="0" r="28575" b="26670"/>
                <wp:wrapNone/>
                <wp:docPr id="2018155900" name="자유형: 도형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939" cy="1173781"/>
                        </a:xfrm>
                        <a:custGeom>
                          <a:avLst/>
                          <a:gdLst>
                            <a:gd name="csX0" fmla="*/ 0 w 1152939"/>
                            <a:gd name="csY0" fmla="*/ 620202 h 1173781"/>
                            <a:gd name="csX1" fmla="*/ 222636 w 1152939"/>
                            <a:gd name="csY1" fmla="*/ 1049573 h 1173781"/>
                            <a:gd name="csX2" fmla="*/ 1041621 w 1152939"/>
                            <a:gd name="csY2" fmla="*/ 1065475 h 1173781"/>
                            <a:gd name="csX3" fmla="*/ 803081 w 1152939"/>
                            <a:gd name="csY3" fmla="*/ 652007 h 1173781"/>
                            <a:gd name="csX4" fmla="*/ 612250 w 1152939"/>
                            <a:gd name="csY4" fmla="*/ 564543 h 1173781"/>
                            <a:gd name="csX5" fmla="*/ 588396 w 1152939"/>
                            <a:gd name="csY5" fmla="*/ 548640 h 1173781"/>
                            <a:gd name="csX6" fmla="*/ 548640 w 1152939"/>
                            <a:gd name="csY6" fmla="*/ 524786 h 1173781"/>
                            <a:gd name="csX7" fmla="*/ 461175 w 1152939"/>
                            <a:gd name="csY7" fmla="*/ 492981 h 1173781"/>
                            <a:gd name="csX8" fmla="*/ 485029 w 1152939"/>
                            <a:gd name="csY8" fmla="*/ 652007 h 1173781"/>
                            <a:gd name="csX9" fmla="*/ 492981 w 1152939"/>
                            <a:gd name="csY9" fmla="*/ 779228 h 1173781"/>
                            <a:gd name="csX10" fmla="*/ 532737 w 1152939"/>
                            <a:gd name="csY10" fmla="*/ 787179 h 1173781"/>
                            <a:gd name="csX11" fmla="*/ 795130 w 1152939"/>
                            <a:gd name="csY11" fmla="*/ 453225 h 1173781"/>
                            <a:gd name="csX12" fmla="*/ 1017767 w 1152939"/>
                            <a:gd name="csY12" fmla="*/ 182880 h 1173781"/>
                            <a:gd name="csX13" fmla="*/ 1152939 w 1152939"/>
                            <a:gd name="csY13" fmla="*/ 0 h 117378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</a:cxnLst>
                          <a:rect l="l" t="t" r="r" b="b"/>
                          <a:pathLst>
                            <a:path w="1152939" h="1173781">
                              <a:moveTo>
                                <a:pt x="0" y="620202"/>
                              </a:moveTo>
                              <a:cubicBezTo>
                                <a:pt x="74212" y="763326"/>
                                <a:pt x="91352" y="955998"/>
                                <a:pt x="222636" y="1049573"/>
                              </a:cubicBezTo>
                              <a:cubicBezTo>
                                <a:pt x="528554" y="1267621"/>
                                <a:pt x="759719" y="1149283"/>
                                <a:pt x="1041621" y="1065475"/>
                              </a:cubicBezTo>
                              <a:cubicBezTo>
                                <a:pt x="962108" y="927652"/>
                                <a:pt x="906632" y="772816"/>
                                <a:pt x="803081" y="652007"/>
                              </a:cubicBezTo>
                              <a:cubicBezTo>
                                <a:pt x="757543" y="598879"/>
                                <a:pt x="675296" y="594899"/>
                                <a:pt x="612250" y="564543"/>
                              </a:cubicBezTo>
                              <a:cubicBezTo>
                                <a:pt x="603640" y="560397"/>
                                <a:pt x="596500" y="553705"/>
                                <a:pt x="588396" y="548640"/>
                              </a:cubicBezTo>
                              <a:cubicBezTo>
                                <a:pt x="575291" y="540449"/>
                                <a:pt x="562150" y="532291"/>
                                <a:pt x="548640" y="524786"/>
                              </a:cubicBezTo>
                              <a:cubicBezTo>
                                <a:pt x="509680" y="503142"/>
                                <a:pt x="511783" y="507441"/>
                                <a:pt x="461175" y="492981"/>
                              </a:cubicBezTo>
                              <a:cubicBezTo>
                                <a:pt x="469126" y="545990"/>
                                <a:pt x="479110" y="598733"/>
                                <a:pt x="485029" y="652007"/>
                              </a:cubicBezTo>
                              <a:cubicBezTo>
                                <a:pt x="489721" y="694237"/>
                                <a:pt x="478839" y="739161"/>
                                <a:pt x="492981" y="779228"/>
                              </a:cubicBezTo>
                              <a:cubicBezTo>
                                <a:pt x="497479" y="791972"/>
                                <a:pt x="519485" y="784529"/>
                                <a:pt x="532737" y="787179"/>
                              </a:cubicBezTo>
                              <a:cubicBezTo>
                                <a:pt x="737740" y="565095"/>
                                <a:pt x="509136" y="820932"/>
                                <a:pt x="795130" y="453225"/>
                              </a:cubicBezTo>
                              <a:cubicBezTo>
                                <a:pt x="866801" y="361076"/>
                                <a:pt x="945430" y="274507"/>
                                <a:pt x="1017767" y="182880"/>
                              </a:cubicBezTo>
                              <a:cubicBezTo>
                                <a:pt x="1064739" y="123383"/>
                                <a:pt x="1152939" y="0"/>
                                <a:pt x="1152939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EB82987" id="자유형: 도형 28" o:spid="_x0000_s1026" style="position:absolute;margin-left:77.65pt;margin-top:114.35pt;width:90.8pt;height:92.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52939,1173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" path="m,620202v74212,143124,91352,335796,222636,429371c528554,1267621,759719,1149283,1041621,1065475,962108,927652,906632,772816,803081,652007,757543,598879,675296,594899,612250,564543v-8610,-4146,-15750,-10838,-23854,-15903c575291,540449,562150,532291,548640,524786,509680,503142,511783,507441,461175,492981v7951,53009,17935,105752,23854,159026c489721,694237,478839,739161,492981,779228v4498,12744,26504,5301,39756,7951c737740,565095,509136,820932,795130,453225,866801,361076,945430,274507,1017767,182880,1064739,123383,1152939,,1152939,e" filled="f" strokecolor="#030e13 [484]" strokeweight="1.5pt">
                <v:stroke joinstyle="miter"/>
                <v:path arrowok="t" o:connecttype="custom" o:connectlocs="0,620202;222636,1049573;1041621,1065475;803081,652007;612250,564543;588396,548640;548640,524786;461175,492981;485029,652007;492981,779228;532737,787179;795130,453225;1017767,182880;1152939,0" o:connectangles="0,0,0,0,0,0,0,0,0,0,0,0,0,0"/>
              </v:shape>
            </w:pict>
          </mc:Fallback>
        </mc:AlternateContent>
      </w:r>
      <w:r w:rsidR="00B134CF" w:rsidRPr="00B134CF">
        <w:rPr>
          <w:noProof/>
        </w:rPr>
        <w:drawing>
          <wp:inline distT="0" distB="0" distL="0" distR="0" wp14:anchorId="61AC5D3E" wp14:editId="4CAAA867">
            <wp:extent cx="5731510" cy="2646045"/>
            <wp:effectExtent l="0" t="0" r="2540" b="1905"/>
            <wp:docPr id="10056430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430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43D0" w14:textId="77777777" w:rsidR="00B134CF" w:rsidRDefault="00B134CF">
      <w:pPr>
        <w:spacing w:after="20"/>
      </w:pPr>
    </w:p>
    <w:p w14:paraId="1B94BA15" w14:textId="77777777" w:rsidR="00B610B7" w:rsidRDefault="00000000">
      <w:pPr>
        <w:spacing w:after="60"/>
        <w:ind w:left="360" w:hanging="300"/>
      </w:pPr>
      <w:r>
        <w:lastRenderedPageBreak/>
        <w:t xml:space="preserve">✅ 기능을 구현하고 </w:t>
      </w:r>
      <w:proofErr w:type="spellStart"/>
      <w:r>
        <w:t>typecheck·lint·test</w:t>
      </w:r>
      <w:proofErr w:type="spellEnd"/>
      <w:r>
        <w:t>를 통과했다</w:t>
      </w:r>
    </w:p>
    <w:p w14:paraId="33B374B2" w14:textId="77777777" w:rsidR="00B610B7" w:rsidRDefault="00000000">
      <w:pPr>
        <w:spacing w:after="60"/>
        <w:ind w:left="360" w:hanging="300"/>
      </w:pPr>
      <w:r>
        <w:t>✅ 의미 있는 단위로 커밋했다</w:t>
      </w:r>
    </w:p>
    <w:p w14:paraId="0690ABEE" w14:textId="77777777" w:rsidR="00B610B7" w:rsidRDefault="00000000">
      <w:pPr>
        <w:spacing w:after="60"/>
        <w:ind w:left="360" w:hanging="300"/>
      </w:pPr>
      <w:r>
        <w:t xml:space="preserve">✅ GitHub 저장소에 main </w:t>
      </w:r>
      <w:proofErr w:type="spellStart"/>
      <w:r>
        <w:t>브랜치를</w:t>
      </w:r>
      <w:proofErr w:type="spellEnd"/>
      <w:r>
        <w:t xml:space="preserve"> </w:t>
      </w:r>
      <w:proofErr w:type="spellStart"/>
      <w:r>
        <w:t>푸시했다</w:t>
      </w:r>
      <w:proofErr w:type="spellEnd"/>
    </w:p>
    <w:p w14:paraId="77208613" w14:textId="77777777" w:rsidR="00B610B7" w:rsidRDefault="00000000">
      <w:r>
        <w:br w:type="page"/>
      </w:r>
    </w:p>
    <w:p w14:paraId="35C48515" w14:textId="77777777" w:rsidR="00B610B7" w:rsidRDefault="00000000">
      <w:pPr>
        <w:pStyle w:val="1"/>
        <w:spacing w:before="320" w:after="140"/>
      </w:pPr>
      <w:bookmarkStart w:id="4" w:name="_Toc237702150"/>
      <w:r>
        <w:rPr>
          <w:b/>
          <w:bCs/>
          <w:color w:val="6B5B3E"/>
          <w:sz w:val="30"/>
          <w:szCs w:val="30"/>
        </w:rPr>
        <w:lastRenderedPageBreak/>
        <w:t>Part 11. Cloudflare 배포 · MCP(GitHub) 연결</w:t>
      </w:r>
      <w:bookmarkEnd w:id="4"/>
    </w:p>
    <w:p w14:paraId="4F324BF9" w14:textId="64A1758F" w:rsidR="00B610B7" w:rsidRDefault="00000000">
      <w:pPr>
        <w:spacing w:after="120"/>
      </w:pPr>
      <w:r>
        <w:t>이제 LinkSnip</w:t>
      </w:r>
      <w:r w:rsidR="00900198">
        <w:rPr>
          <w:rFonts w:hint="eastAsia"/>
        </w:rPr>
        <w:t>4</w:t>
      </w:r>
      <w:r>
        <w:t xml:space="preserve">을 실제 인터넷에 올립니다. Cloudflare Pages는 정적 </w:t>
      </w:r>
      <w:proofErr w:type="spellStart"/>
      <w:r>
        <w:t>프론트엔드를</w:t>
      </w:r>
      <w:proofErr w:type="spellEnd"/>
      <w:r>
        <w:t xml:space="preserve">, Pages Functions(Workers)는 API와 </w:t>
      </w:r>
      <w:proofErr w:type="spellStart"/>
      <w:r>
        <w:t>리다이렉트를</w:t>
      </w:r>
      <w:proofErr w:type="spellEnd"/>
      <w:r>
        <w:t>, Workers KV는 ‘코드→URL’ 저장을 담당합니다. 무료 한도 안에서 충분히 운영됩니다.</w:t>
      </w:r>
    </w:p>
    <w:p w14:paraId="57996506" w14:textId="77777777" w:rsidR="00B610B7" w:rsidRDefault="00000000">
      <w:pPr>
        <w:pStyle w:val="2"/>
        <w:spacing w:before="240" w:after="110"/>
      </w:pPr>
      <w:bookmarkStart w:id="5" w:name="_Toc237702151"/>
      <w:r>
        <w:rPr>
          <w:b/>
          <w:bCs/>
          <w:color w:val="3A3222"/>
          <w:sz w:val="25"/>
          <w:szCs w:val="25"/>
        </w:rPr>
        <w:t>11-1. 배포 방식 두 가지</w:t>
      </w:r>
      <w:bookmarkEnd w:id="5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700"/>
        <w:gridCol w:w="1920"/>
      </w:tblGrid>
      <w:tr w:rsidR="00B610B7" w14:paraId="53A0E5B6" w14:textId="77777777">
        <w:trPr>
          <w:tblHeader/>
        </w:trPr>
        <w:tc>
          <w:tcPr>
            <w:tcW w:w="24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C581A7" w14:textId="77777777" w:rsidR="00B610B7" w:rsidRDefault="00000000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방식</w:t>
            </w:r>
          </w:p>
        </w:tc>
        <w:tc>
          <w:tcPr>
            <w:tcW w:w="47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0BC1C7" w14:textId="77777777" w:rsidR="00B610B7" w:rsidRDefault="00000000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설명</w:t>
            </w:r>
          </w:p>
        </w:tc>
        <w:tc>
          <w:tcPr>
            <w:tcW w:w="19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15CE88" w14:textId="77777777" w:rsidR="00B610B7" w:rsidRDefault="00000000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추천</w:t>
            </w:r>
          </w:p>
        </w:tc>
      </w:tr>
      <w:tr w:rsidR="00B610B7" w14:paraId="591AF2BE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995AB2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GitHub 연결(자동)</w:t>
            </w:r>
          </w:p>
        </w:tc>
        <w:tc>
          <w:tcPr>
            <w:tcW w:w="4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3947DD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Cloudflare가 GitHub 저장소를 감시하다가 push 시 자동 배포</w:t>
            </w:r>
          </w:p>
        </w:tc>
        <w:tc>
          <w:tcPr>
            <w:tcW w:w="19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86C405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 xml:space="preserve">★ </w:t>
            </w:r>
            <w:proofErr w:type="spellStart"/>
            <w:r>
              <w:rPr>
                <w:color w:val="000000"/>
                <w:sz w:val="21"/>
                <w:szCs w:val="21"/>
              </w:rPr>
              <w:t>입문자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권장</w:t>
            </w:r>
          </w:p>
        </w:tc>
      </w:tr>
      <w:tr w:rsidR="00B610B7" w14:paraId="48939CA7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DF57D5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Wrangler CLI(수동)</w:t>
            </w:r>
          </w:p>
        </w:tc>
        <w:tc>
          <w:tcPr>
            <w:tcW w:w="4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398D67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터미널에서 명령으로 직접 배포</w:t>
            </w:r>
          </w:p>
        </w:tc>
        <w:tc>
          <w:tcPr>
            <w:tcW w:w="19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F2682F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세밀한 제어가 필요할 때</w:t>
            </w:r>
          </w:p>
        </w:tc>
      </w:tr>
    </w:tbl>
    <w:p w14:paraId="61ED9ABE" w14:textId="77777777" w:rsidR="00B610B7" w:rsidRDefault="00000000">
      <w:pPr>
        <w:pStyle w:val="2"/>
        <w:spacing w:before="240" w:after="110"/>
      </w:pPr>
      <w:bookmarkStart w:id="6" w:name="_Toc237702152"/>
      <w:r>
        <w:rPr>
          <w:b/>
          <w:bCs/>
          <w:color w:val="3A3222"/>
          <w:sz w:val="25"/>
          <w:szCs w:val="25"/>
        </w:rPr>
        <w:t>11-2. ▶ 실습 A: GitHub 연결로 자동 배포</w:t>
      </w:r>
      <w:bookmarkEnd w:id="6"/>
    </w:p>
    <w:p w14:paraId="73565053" w14:textId="77777777" w:rsidR="00B610B7" w:rsidRDefault="00000000">
      <w:pPr>
        <w:spacing w:after="70"/>
        <w:ind w:left="360" w:hanging="300"/>
      </w:pPr>
      <w:r>
        <w:rPr>
          <w:b/>
          <w:bCs/>
          <w:color w:val="6B5B3E"/>
        </w:rPr>
        <w:t xml:space="preserve">1. </w:t>
      </w:r>
      <w:r>
        <w:t>Cloudflare 대시보드 → Workers &amp; Pages → Create → Pages → Connect to Git</w:t>
      </w:r>
    </w:p>
    <w:p w14:paraId="16C6A0A3" w14:textId="77777777" w:rsidR="00642C0E" w:rsidRDefault="00642C0E">
      <w:pPr>
        <w:spacing w:after="70"/>
        <w:ind w:left="360" w:hanging="300"/>
      </w:pPr>
    </w:p>
    <w:p w14:paraId="63D5FCAD" w14:textId="6F81FB80" w:rsidR="00642C0E" w:rsidRDefault="00840B9C">
      <w:pPr>
        <w:spacing w:after="70"/>
        <w:ind w:left="360" w:hanging="3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89A474C" wp14:editId="3BC75FB2">
                <wp:simplePos x="0" y="0"/>
                <wp:positionH relativeFrom="column">
                  <wp:posOffset>4420925</wp:posOffset>
                </wp:positionH>
                <wp:positionV relativeFrom="paragraph">
                  <wp:posOffset>34483</wp:posOffset>
                </wp:positionV>
                <wp:extent cx="318275" cy="370099"/>
                <wp:effectExtent l="0" t="0" r="24765" b="11430"/>
                <wp:wrapNone/>
                <wp:docPr id="1982215029" name="자유형: 도형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275" cy="370099"/>
                        </a:xfrm>
                        <a:custGeom>
                          <a:avLst/>
                          <a:gdLst>
                            <a:gd name="csX0" fmla="*/ 0 w 318275"/>
                            <a:gd name="csY0" fmla="*/ 0 h 370099"/>
                            <a:gd name="csX1" fmla="*/ 182880 w 318275"/>
                            <a:gd name="csY1" fmla="*/ 365760 h 370099"/>
                            <a:gd name="csX2" fmla="*/ 310101 w 318275"/>
                            <a:gd name="csY2" fmla="*/ 182880 h 370099"/>
                            <a:gd name="csX3" fmla="*/ 278296 w 318275"/>
                            <a:gd name="csY3" fmla="*/ 174929 h 370099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318275" h="370099">
                              <a:moveTo>
                                <a:pt x="0" y="0"/>
                              </a:moveTo>
                              <a:cubicBezTo>
                                <a:pt x="60960" y="121920"/>
                                <a:pt x="65467" y="296516"/>
                                <a:pt x="182880" y="365760"/>
                              </a:cubicBezTo>
                              <a:cubicBezTo>
                                <a:pt x="246845" y="403483"/>
                                <a:pt x="310101" y="182880"/>
                                <a:pt x="310101" y="182880"/>
                              </a:cubicBezTo>
                              <a:cubicBezTo>
                                <a:pt x="321380" y="126483"/>
                                <a:pt x="328605" y="134682"/>
                                <a:pt x="278296" y="174929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196A275" id="자유형: 도형 22" o:spid="_x0000_s1026" style="position:absolute;margin-left:348.1pt;margin-top:2.7pt;width:25.05pt;height:29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8275,370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" path="m,c60960,121920,65467,296516,182880,365760,246845,403483,310101,182880,310101,182880v11279,-56397,18504,-48198,-31805,-7951e" filled="f" strokecolor="#030e13 [484]" strokeweight="1.5pt">
                <v:stroke joinstyle="miter"/>
                <v:path arrowok="t" o:connecttype="custom" o:connectlocs="0,0;182880,365760;310101,182880;278296,174929" o:connectangles="0,0,0,0"/>
              </v:shape>
            </w:pict>
          </mc:Fallback>
        </mc:AlternateContent>
      </w:r>
      <w:r w:rsidR="00642C0E" w:rsidRPr="00642C0E">
        <w:rPr>
          <w:noProof/>
        </w:rPr>
        <w:drawing>
          <wp:inline distT="0" distB="0" distL="0" distR="0" wp14:anchorId="6C29A678" wp14:editId="4F51FA80">
            <wp:extent cx="5731510" cy="2800350"/>
            <wp:effectExtent l="0" t="0" r="2540" b="0"/>
            <wp:docPr id="8332038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038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03F8" w14:textId="6AC0FD13" w:rsidR="00642C0E" w:rsidRDefault="00840B9C">
      <w:pPr>
        <w:spacing w:after="70"/>
        <w:ind w:left="360" w:hanging="30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8B99F6B" wp14:editId="6B3DA611">
                <wp:simplePos x="0" y="0"/>
                <wp:positionH relativeFrom="column">
                  <wp:posOffset>1351722</wp:posOffset>
                </wp:positionH>
                <wp:positionV relativeFrom="paragraph">
                  <wp:posOffset>946205</wp:posOffset>
                </wp:positionV>
                <wp:extent cx="516835" cy="617733"/>
                <wp:effectExtent l="0" t="0" r="17145" b="11430"/>
                <wp:wrapNone/>
                <wp:docPr id="181105033" name="자유형: 도형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35" cy="617733"/>
                        </a:xfrm>
                        <a:custGeom>
                          <a:avLst/>
                          <a:gdLst>
                            <a:gd name="csX0" fmla="*/ 0 w 516835"/>
                            <a:gd name="csY0" fmla="*/ 492981 h 617733"/>
                            <a:gd name="csX1" fmla="*/ 79513 w 516835"/>
                            <a:gd name="csY1" fmla="*/ 612251 h 617733"/>
                            <a:gd name="csX2" fmla="*/ 469127 w 516835"/>
                            <a:gd name="csY2" fmla="*/ 87465 h 617733"/>
                            <a:gd name="csX3" fmla="*/ 516835 w 516835"/>
                            <a:gd name="csY3" fmla="*/ 0 h 617733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516835" h="617733">
                              <a:moveTo>
                                <a:pt x="0" y="492981"/>
                              </a:moveTo>
                              <a:cubicBezTo>
                                <a:pt x="26504" y="532738"/>
                                <a:pt x="43365" y="643498"/>
                                <a:pt x="79513" y="612251"/>
                              </a:cubicBezTo>
                              <a:cubicBezTo>
                                <a:pt x="244338" y="469775"/>
                                <a:pt x="364801" y="278731"/>
                                <a:pt x="469127" y="87465"/>
                              </a:cubicBezTo>
                              <a:lnTo>
                                <a:pt x="516835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111A3C6" id="자유형: 도형 23" o:spid="_x0000_s1026" style="position:absolute;margin-left:106.45pt;margin-top:74.5pt;width:40.7pt;height:48.6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6835,617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" path="m,492981v26504,39757,43365,150517,79513,119270c244338,469775,364801,278731,469127,87465l516835,e" filled="f" strokecolor="#030e13 [484]" strokeweight="1.5pt">
                <v:stroke joinstyle="miter"/>
                <v:path arrowok="t" o:connecttype="custom" o:connectlocs="0,492981;79513,612251;469127,87465;516835,0" o:connectangles="0,0,0,0"/>
              </v:shape>
            </w:pict>
          </mc:Fallback>
        </mc:AlternateContent>
      </w:r>
      <w:r w:rsidR="00642C0E" w:rsidRPr="00642C0E">
        <w:rPr>
          <w:noProof/>
        </w:rPr>
        <w:drawing>
          <wp:inline distT="0" distB="0" distL="0" distR="0" wp14:anchorId="619E8D5B" wp14:editId="37DBCBA2">
            <wp:extent cx="5731510" cy="2394585"/>
            <wp:effectExtent l="0" t="0" r="2540" b="5715"/>
            <wp:docPr id="15309314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314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05E6" w14:textId="77777777" w:rsidR="00642C0E" w:rsidRDefault="00642C0E">
      <w:pPr>
        <w:spacing w:after="70"/>
        <w:ind w:left="360" w:hanging="300"/>
      </w:pPr>
    </w:p>
    <w:p w14:paraId="67654D54" w14:textId="0339AF3A" w:rsidR="00840B9C" w:rsidRDefault="00840B9C">
      <w:pPr>
        <w:spacing w:after="70"/>
        <w:ind w:left="360" w:hanging="3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7040302" wp14:editId="5C9D1C8C">
                <wp:simplePos x="0" y="0"/>
                <wp:positionH relativeFrom="column">
                  <wp:posOffset>-168757</wp:posOffset>
                </wp:positionH>
                <wp:positionV relativeFrom="paragraph">
                  <wp:posOffset>98425</wp:posOffset>
                </wp:positionV>
                <wp:extent cx="4683363" cy="1599160"/>
                <wp:effectExtent l="0" t="0" r="22225" b="20320"/>
                <wp:wrapNone/>
                <wp:docPr id="1649309963" name="자유형: 도형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3363" cy="1599160"/>
                        </a:xfrm>
                        <a:custGeom>
                          <a:avLst/>
                          <a:gdLst>
                            <a:gd name="csX0" fmla="*/ 375491 w 4683363"/>
                            <a:gd name="csY0" fmla="*/ 1184744 h 1599160"/>
                            <a:gd name="csX1" fmla="*/ 192611 w 4683363"/>
                            <a:gd name="csY1" fmla="*/ 1184744 h 1599160"/>
                            <a:gd name="csX2" fmla="*/ 129000 w 4683363"/>
                            <a:gd name="csY2" fmla="*/ 1208598 h 1599160"/>
                            <a:gd name="csX3" fmla="*/ 49487 w 4683363"/>
                            <a:gd name="csY3" fmla="*/ 1256306 h 1599160"/>
                            <a:gd name="csX4" fmla="*/ 25634 w 4683363"/>
                            <a:gd name="csY4" fmla="*/ 1280160 h 1599160"/>
                            <a:gd name="csX5" fmla="*/ 9731 w 4683363"/>
                            <a:gd name="csY5" fmla="*/ 1311965 h 1599160"/>
                            <a:gd name="csX6" fmla="*/ 9731 w 4683363"/>
                            <a:gd name="csY6" fmla="*/ 1463040 h 1599160"/>
                            <a:gd name="csX7" fmla="*/ 65390 w 4683363"/>
                            <a:gd name="csY7" fmla="*/ 1486894 h 1599160"/>
                            <a:gd name="csX8" fmla="*/ 176708 w 4683363"/>
                            <a:gd name="csY8" fmla="*/ 1502797 h 1599160"/>
                            <a:gd name="csX9" fmla="*/ 327783 w 4683363"/>
                            <a:gd name="csY9" fmla="*/ 1526650 h 1599160"/>
                            <a:gd name="csX10" fmla="*/ 391394 w 4683363"/>
                            <a:gd name="csY10" fmla="*/ 1542553 h 1599160"/>
                            <a:gd name="csX11" fmla="*/ 455004 w 4683363"/>
                            <a:gd name="csY11" fmla="*/ 1558456 h 1599160"/>
                            <a:gd name="csX12" fmla="*/ 629933 w 4683363"/>
                            <a:gd name="csY12" fmla="*/ 1574358 h 1599160"/>
                            <a:gd name="csX13" fmla="*/ 916180 w 4683363"/>
                            <a:gd name="csY13" fmla="*/ 1590261 h 1599160"/>
                            <a:gd name="csX14" fmla="*/ 1043400 w 4683363"/>
                            <a:gd name="csY14" fmla="*/ 1542553 h 1599160"/>
                            <a:gd name="csX15" fmla="*/ 1091108 w 4683363"/>
                            <a:gd name="csY15" fmla="*/ 1494845 h 1599160"/>
                            <a:gd name="csX16" fmla="*/ 1107011 w 4683363"/>
                            <a:gd name="csY16" fmla="*/ 1431235 h 1599160"/>
                            <a:gd name="csX17" fmla="*/ 1122914 w 4683363"/>
                            <a:gd name="csY17" fmla="*/ 1399430 h 1599160"/>
                            <a:gd name="csX18" fmla="*/ 1099060 w 4683363"/>
                            <a:gd name="csY18" fmla="*/ 1351722 h 1599160"/>
                            <a:gd name="csX19" fmla="*/ 884374 w 4683363"/>
                            <a:gd name="csY19" fmla="*/ 1248355 h 1599160"/>
                            <a:gd name="csX20" fmla="*/ 757154 w 4683363"/>
                            <a:gd name="csY20" fmla="*/ 1224501 h 1599160"/>
                            <a:gd name="csX21" fmla="*/ 1305794 w 4683363"/>
                            <a:gd name="csY21" fmla="*/ 1184744 h 1599160"/>
                            <a:gd name="csX22" fmla="*/ 1528430 w 4683363"/>
                            <a:gd name="csY22" fmla="*/ 1137037 h 1599160"/>
                            <a:gd name="csX23" fmla="*/ 1870336 w 4683363"/>
                            <a:gd name="csY23" fmla="*/ 1073426 h 1599160"/>
                            <a:gd name="csX24" fmla="*/ 2307658 w 4683363"/>
                            <a:gd name="csY24" fmla="*/ 978010 h 1599160"/>
                            <a:gd name="csX25" fmla="*/ 2506440 w 4683363"/>
                            <a:gd name="csY25" fmla="*/ 914400 h 1599160"/>
                            <a:gd name="csX26" fmla="*/ 2729077 w 4683363"/>
                            <a:gd name="csY26" fmla="*/ 826936 h 1599160"/>
                            <a:gd name="csX27" fmla="*/ 3317474 w 4683363"/>
                            <a:gd name="csY27" fmla="*/ 707666 h 1599160"/>
                            <a:gd name="csX28" fmla="*/ 3691185 w 4683363"/>
                            <a:gd name="csY28" fmla="*/ 628153 h 1599160"/>
                            <a:gd name="csX29" fmla="*/ 3921773 w 4683363"/>
                            <a:gd name="csY29" fmla="*/ 588397 h 1599160"/>
                            <a:gd name="csX30" fmla="*/ 4327289 w 4683363"/>
                            <a:gd name="csY30" fmla="*/ 580445 h 1599160"/>
                            <a:gd name="csX31" fmla="*/ 4629439 w 4683363"/>
                            <a:gd name="csY31" fmla="*/ 421419 h 1599160"/>
                            <a:gd name="csX32" fmla="*/ 4677147 w 4683363"/>
                            <a:gd name="csY32" fmla="*/ 326003 h 1599160"/>
                            <a:gd name="csX33" fmla="*/ 4446559 w 4683363"/>
                            <a:gd name="csY33" fmla="*/ 71562 h 1599160"/>
                            <a:gd name="csX34" fmla="*/ 3540110 w 4683363"/>
                            <a:gd name="csY34" fmla="*/ 0 h 1599160"/>
                            <a:gd name="csX35" fmla="*/ 3126642 w 4683363"/>
                            <a:gd name="csY35" fmla="*/ 95416 h 1599160"/>
                            <a:gd name="csX36" fmla="*/ 3118691 w 4683363"/>
                            <a:gd name="csY36" fmla="*/ 166977 h 1599160"/>
                            <a:gd name="csX37" fmla="*/ 3174350 w 4683363"/>
                            <a:gd name="csY37" fmla="*/ 294198 h 1599160"/>
                            <a:gd name="csX38" fmla="*/ 3444694 w 4683363"/>
                            <a:gd name="csY38" fmla="*/ 357809 h 1599160"/>
                            <a:gd name="csX39" fmla="*/ 3707087 w 4683363"/>
                            <a:gd name="csY39" fmla="*/ 397565 h 1599160"/>
                            <a:gd name="csX40" fmla="*/ 3842260 w 4683363"/>
                            <a:gd name="csY40" fmla="*/ 429370 h 159916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  <a:cxn ang="0">
                              <a:pos x="csX37" y="csY37"/>
                            </a:cxn>
                            <a:cxn ang="0">
                              <a:pos x="csX38" y="csY38"/>
                            </a:cxn>
                            <a:cxn ang="0">
                              <a:pos x="csX39" y="csY39"/>
                            </a:cxn>
                            <a:cxn ang="0">
                              <a:pos x="csX40" y="csY40"/>
                            </a:cxn>
                          </a:cxnLst>
                          <a:rect l="l" t="t" r="r" b="b"/>
                          <a:pathLst>
                            <a:path w="4683363" h="1599160">
                              <a:moveTo>
                                <a:pt x="375491" y="1184744"/>
                              </a:moveTo>
                              <a:cubicBezTo>
                                <a:pt x="299997" y="1172162"/>
                                <a:pt x="297025" y="1168038"/>
                                <a:pt x="192611" y="1184744"/>
                              </a:cubicBezTo>
                              <a:cubicBezTo>
                                <a:pt x="170250" y="1188322"/>
                                <a:pt x="149814" y="1199677"/>
                                <a:pt x="129000" y="1208598"/>
                              </a:cubicBezTo>
                              <a:cubicBezTo>
                                <a:pt x="94809" y="1223251"/>
                                <a:pt x="76607" y="1233060"/>
                                <a:pt x="49487" y="1256306"/>
                              </a:cubicBezTo>
                              <a:cubicBezTo>
                                <a:pt x="40949" y="1263624"/>
                                <a:pt x="32170" y="1271010"/>
                                <a:pt x="25634" y="1280160"/>
                              </a:cubicBezTo>
                              <a:cubicBezTo>
                                <a:pt x="18745" y="1289805"/>
                                <a:pt x="15032" y="1301363"/>
                                <a:pt x="9731" y="1311965"/>
                              </a:cubicBezTo>
                              <a:cubicBezTo>
                                <a:pt x="1786" y="1367581"/>
                                <a:pt x="-7473" y="1402825"/>
                                <a:pt x="9731" y="1463040"/>
                              </a:cubicBezTo>
                              <a:cubicBezTo>
                                <a:pt x="13775" y="1477195"/>
                                <a:pt x="57364" y="1485556"/>
                                <a:pt x="65390" y="1486894"/>
                              </a:cubicBezTo>
                              <a:cubicBezTo>
                                <a:pt x="102363" y="1493056"/>
                                <a:pt x="139830" y="1496092"/>
                                <a:pt x="176708" y="1502797"/>
                              </a:cubicBezTo>
                              <a:cubicBezTo>
                                <a:pt x="337717" y="1532071"/>
                                <a:pt x="126135" y="1508319"/>
                                <a:pt x="327783" y="1526650"/>
                              </a:cubicBezTo>
                              <a:cubicBezTo>
                                <a:pt x="373385" y="1541852"/>
                                <a:pt x="329024" y="1528160"/>
                                <a:pt x="391394" y="1542553"/>
                              </a:cubicBezTo>
                              <a:cubicBezTo>
                                <a:pt x="412690" y="1547468"/>
                                <a:pt x="433340" y="1555567"/>
                                <a:pt x="455004" y="1558456"/>
                              </a:cubicBezTo>
                              <a:cubicBezTo>
                                <a:pt x="513040" y="1566194"/>
                                <a:pt x="571623" y="1569057"/>
                                <a:pt x="629933" y="1574358"/>
                              </a:cubicBezTo>
                              <a:cubicBezTo>
                                <a:pt x="803842" y="1609140"/>
                                <a:pt x="708704" y="1600140"/>
                                <a:pt x="916180" y="1590261"/>
                              </a:cubicBezTo>
                              <a:cubicBezTo>
                                <a:pt x="1027369" y="1547495"/>
                                <a:pt x="984525" y="1562178"/>
                                <a:pt x="1043400" y="1542553"/>
                              </a:cubicBezTo>
                              <a:cubicBezTo>
                                <a:pt x="1059303" y="1526650"/>
                                <a:pt x="1079950" y="1514372"/>
                                <a:pt x="1091108" y="1494845"/>
                              </a:cubicBezTo>
                              <a:cubicBezTo>
                                <a:pt x="1101952" y="1475869"/>
                                <a:pt x="1100099" y="1451969"/>
                                <a:pt x="1107011" y="1431235"/>
                              </a:cubicBezTo>
                              <a:cubicBezTo>
                                <a:pt x="1110759" y="1419990"/>
                                <a:pt x="1117613" y="1410032"/>
                                <a:pt x="1122914" y="1399430"/>
                              </a:cubicBezTo>
                              <a:cubicBezTo>
                                <a:pt x="1114963" y="1383527"/>
                                <a:pt x="1109518" y="1366101"/>
                                <a:pt x="1099060" y="1351722"/>
                              </a:cubicBezTo>
                              <a:cubicBezTo>
                                <a:pt x="1049305" y="1283309"/>
                                <a:pt x="961464" y="1264874"/>
                                <a:pt x="884374" y="1248355"/>
                              </a:cubicBezTo>
                              <a:cubicBezTo>
                                <a:pt x="842186" y="1239315"/>
                                <a:pt x="799561" y="1232452"/>
                                <a:pt x="757154" y="1224501"/>
                              </a:cubicBezTo>
                              <a:cubicBezTo>
                                <a:pt x="940034" y="1211249"/>
                                <a:pt x="1123602" y="1205405"/>
                                <a:pt x="1305794" y="1184744"/>
                              </a:cubicBezTo>
                              <a:cubicBezTo>
                                <a:pt x="1381207" y="1176192"/>
                                <a:pt x="1453967" y="1151720"/>
                                <a:pt x="1528430" y="1137037"/>
                              </a:cubicBezTo>
                              <a:cubicBezTo>
                                <a:pt x="1642164" y="1114611"/>
                                <a:pt x="1756753" y="1096606"/>
                                <a:pt x="1870336" y="1073426"/>
                              </a:cubicBezTo>
                              <a:cubicBezTo>
                                <a:pt x="2016526" y="1043591"/>
                                <a:pt x="2165553" y="1023483"/>
                                <a:pt x="2307658" y="978010"/>
                              </a:cubicBezTo>
                              <a:cubicBezTo>
                                <a:pt x="2373919" y="956807"/>
                                <a:pt x="2440950" y="937877"/>
                                <a:pt x="2506440" y="914400"/>
                              </a:cubicBezTo>
                              <a:cubicBezTo>
                                <a:pt x="2581497" y="887493"/>
                                <a:pt x="2652495" y="849134"/>
                                <a:pt x="2729077" y="826936"/>
                              </a:cubicBezTo>
                              <a:cubicBezTo>
                                <a:pt x="2912896" y="773655"/>
                                <a:pt x="3128615" y="745438"/>
                                <a:pt x="3317474" y="707666"/>
                              </a:cubicBezTo>
                              <a:cubicBezTo>
                                <a:pt x="3442360" y="682689"/>
                                <a:pt x="3566237" y="652814"/>
                                <a:pt x="3691185" y="628153"/>
                              </a:cubicBezTo>
                              <a:cubicBezTo>
                                <a:pt x="3767706" y="613050"/>
                                <a:pt x="3921773" y="588397"/>
                                <a:pt x="3921773" y="588397"/>
                              </a:cubicBezTo>
                              <a:cubicBezTo>
                                <a:pt x="4036019" y="593364"/>
                                <a:pt x="4218112" y="608274"/>
                                <a:pt x="4327289" y="580445"/>
                              </a:cubicBezTo>
                              <a:cubicBezTo>
                                <a:pt x="4406559" y="560239"/>
                                <a:pt x="4552014" y="467874"/>
                                <a:pt x="4629439" y="421419"/>
                              </a:cubicBezTo>
                              <a:cubicBezTo>
                                <a:pt x="4645342" y="389614"/>
                                <a:pt x="4671105" y="361045"/>
                                <a:pt x="4677147" y="326003"/>
                              </a:cubicBezTo>
                              <a:cubicBezTo>
                                <a:pt x="4706992" y="152898"/>
                                <a:pt x="4629255" y="126134"/>
                                <a:pt x="4446559" y="71562"/>
                              </a:cubicBezTo>
                              <a:cubicBezTo>
                                <a:pt x="4154434" y="-15696"/>
                                <a:pt x="3838222" y="4586"/>
                                <a:pt x="3540110" y="0"/>
                              </a:cubicBezTo>
                              <a:cubicBezTo>
                                <a:pt x="3417024" y="9980"/>
                                <a:pt x="3227868" y="-18462"/>
                                <a:pt x="3126642" y="95416"/>
                              </a:cubicBezTo>
                              <a:cubicBezTo>
                                <a:pt x="3110697" y="113354"/>
                                <a:pt x="3121341" y="143123"/>
                                <a:pt x="3118691" y="166977"/>
                              </a:cubicBezTo>
                              <a:cubicBezTo>
                                <a:pt x="3137244" y="209384"/>
                                <a:pt x="3143977" y="259269"/>
                                <a:pt x="3174350" y="294198"/>
                              </a:cubicBezTo>
                              <a:cubicBezTo>
                                <a:pt x="3242219" y="372248"/>
                                <a:pt x="3359033" y="353730"/>
                                <a:pt x="3444694" y="357809"/>
                              </a:cubicBezTo>
                              <a:cubicBezTo>
                                <a:pt x="3532158" y="371061"/>
                                <a:pt x="3620080" y="381584"/>
                                <a:pt x="3707087" y="397565"/>
                              </a:cubicBezTo>
                              <a:cubicBezTo>
                                <a:pt x="3883750" y="430013"/>
                                <a:pt x="3787754" y="429370"/>
                                <a:pt x="3842260" y="42937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34449EA" id="자유형: 도형 24" o:spid="_x0000_s1026" style="position:absolute;margin-left:-13.3pt;margin-top:7.75pt;width:368.75pt;height:125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683363,1599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" path="m375491,1184744v-75494,-12582,-78466,-16706,-182880,c170250,1188322,149814,1199677,129000,1208598v-34191,14653,-52393,24462,-79513,47708c40949,1263624,32170,1271010,25634,1280160v-6889,9645,-10602,21203,-15903,31805c1786,1367581,-7473,1402825,9731,1463040v4044,14155,47633,22516,55659,23854c102363,1493056,139830,1496092,176708,1502797v161009,29274,-50573,5522,151075,23853c373385,1541852,329024,1528160,391394,1542553v21296,4915,41946,13014,63610,15903c513040,1566194,571623,1569057,629933,1574358v173909,34782,78771,25782,286247,15903c1027369,1547495,984525,1562178,1043400,1542553v15903,-15903,36550,-28181,47708,-47708c1101952,1475869,1100099,1451969,1107011,1431235v3748,-11245,10602,-21203,15903,-31805c1114963,1383527,1109518,1366101,1099060,1351722v-49755,-68413,-137596,-86848,-214686,-103367c842186,1239315,799561,1232452,757154,1224501v182880,-13252,366448,-19096,548640,-39757c1381207,1176192,1453967,1151720,1528430,1137037v113734,-22426,228323,-40431,341906,-63611c2016526,1043591,2165553,1023483,2307658,978010v66261,-21203,133292,-40133,198782,-63610c2581497,887493,2652495,849134,2729077,826936v183819,-53281,399538,-81498,588397,-119270c3442360,682689,3566237,652814,3691185,628153v76521,-15103,230588,-39756,230588,-39756c4036019,593364,4218112,608274,4327289,580445v79270,-20206,224725,-112571,302150,-159026c4645342,389614,4671105,361045,4677147,326003,4706992,152898,4629255,126134,4446559,71562,4154434,-15696,3838222,4586,3540110,,3417024,9980,3227868,-18462,3126642,95416v-15945,17938,-5301,47707,-7951,71561c3137244,209384,3143977,259269,3174350,294198v67869,78050,184683,59532,270344,63611c3532158,371061,3620080,381584,3707087,397565v176663,32448,80667,31805,135173,31805e" filled="f" strokecolor="#030e13 [484]" strokeweight="1.5pt">
                <v:stroke joinstyle="miter"/>
                <v:path arrowok="t" o:connecttype="custom" o:connectlocs="375491,1184744;192611,1184744;129000,1208598;49487,1256306;25634,1280160;9731,1311965;9731,1463040;65390,1486894;176708,1502797;327783,1526650;391394,1542553;455004,1558456;629933,1574358;916180,1590261;1043400,1542553;1091108,1494845;1107011,1431235;1122914,1399430;1099060,1351722;884374,1248355;757154,1224501;1305794,1184744;1528430,1137037;1870336,1073426;2307658,978010;2506440,914400;2729077,826936;3317474,707666;3691185,628153;3921773,588397;4327289,580445;4629439,421419;4677147,326003;4446559,71562;3540110,0;3126642,95416;3118691,166977;3174350,294198;3444694,357809;3707087,397565;3842260,429370" o:connectangles="0,0,0,0,0,0,0,0,0,0,0,0,0,0,0,0,0,0,0,0,0,0,0,0,0,0,0,0,0,0,0,0,0,0,0,0,0,0,0,0,0"/>
              </v:shape>
            </w:pict>
          </mc:Fallback>
        </mc:AlternateContent>
      </w:r>
      <w:r w:rsidRPr="00840B9C">
        <w:rPr>
          <w:noProof/>
        </w:rPr>
        <w:drawing>
          <wp:inline distT="0" distB="0" distL="0" distR="0" wp14:anchorId="6609504B" wp14:editId="30502397">
            <wp:extent cx="5731510" cy="2688590"/>
            <wp:effectExtent l="0" t="0" r="2540" b="0"/>
            <wp:docPr id="21240476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476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218C" w14:textId="77777777" w:rsidR="00840B9C" w:rsidRDefault="00840B9C">
      <w:pPr>
        <w:spacing w:after="70"/>
        <w:ind w:left="360" w:hanging="300"/>
      </w:pPr>
    </w:p>
    <w:p w14:paraId="7DFA3A07" w14:textId="78A88F3A" w:rsidR="008C7147" w:rsidRDefault="008C7147">
      <w:pPr>
        <w:spacing w:after="70"/>
        <w:ind w:left="360" w:hanging="3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58B9309" wp14:editId="7F3ED111">
                <wp:simplePos x="0" y="0"/>
                <wp:positionH relativeFrom="column">
                  <wp:posOffset>2849444</wp:posOffset>
                </wp:positionH>
                <wp:positionV relativeFrom="paragraph">
                  <wp:posOffset>1920875</wp:posOffset>
                </wp:positionV>
                <wp:extent cx="1181868" cy="771277"/>
                <wp:effectExtent l="0" t="0" r="18415" b="10160"/>
                <wp:wrapNone/>
                <wp:docPr id="2145916947" name="자유형: 도형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68" cy="771277"/>
                        </a:xfrm>
                        <a:custGeom>
                          <a:avLst/>
                          <a:gdLst>
                            <a:gd name="csX0" fmla="*/ 601422 w 1181868"/>
                            <a:gd name="csY0" fmla="*/ 771277 h 771277"/>
                            <a:gd name="csX1" fmla="*/ 124344 w 1181868"/>
                            <a:gd name="csY1" fmla="*/ 683812 h 771277"/>
                            <a:gd name="csX2" fmla="*/ 52782 w 1181868"/>
                            <a:gd name="csY2" fmla="*/ 596348 h 771277"/>
                            <a:gd name="csX3" fmla="*/ 5074 w 1181868"/>
                            <a:gd name="csY3" fmla="*/ 477078 h 771277"/>
                            <a:gd name="csX4" fmla="*/ 20977 w 1181868"/>
                            <a:gd name="csY4" fmla="*/ 318052 h 771277"/>
                            <a:gd name="csX5" fmla="*/ 132295 w 1181868"/>
                            <a:gd name="csY5" fmla="*/ 270344 h 771277"/>
                            <a:gd name="csX6" fmla="*/ 394688 w 1181868"/>
                            <a:gd name="csY6" fmla="*/ 254442 h 771277"/>
                            <a:gd name="csX7" fmla="*/ 720692 w 1181868"/>
                            <a:gd name="csY7" fmla="*/ 397565 h 771277"/>
                            <a:gd name="csX8" fmla="*/ 760448 w 1181868"/>
                            <a:gd name="csY8" fmla="*/ 485030 h 771277"/>
                            <a:gd name="csX9" fmla="*/ 672984 w 1181868"/>
                            <a:gd name="csY9" fmla="*/ 731520 h 771277"/>
                            <a:gd name="csX10" fmla="*/ 641179 w 1181868"/>
                            <a:gd name="csY10" fmla="*/ 747423 h 771277"/>
                            <a:gd name="csX11" fmla="*/ 649130 w 1181868"/>
                            <a:gd name="csY11" fmla="*/ 691763 h 771277"/>
                            <a:gd name="csX12" fmla="*/ 641179 w 1181868"/>
                            <a:gd name="csY12" fmla="*/ 500932 h 771277"/>
                            <a:gd name="csX13" fmla="*/ 569617 w 1181868"/>
                            <a:gd name="csY13" fmla="*/ 246490 h 771277"/>
                            <a:gd name="csX14" fmla="*/ 577568 w 1181868"/>
                            <a:gd name="csY14" fmla="*/ 588397 h 771277"/>
                            <a:gd name="csX15" fmla="*/ 617325 w 1181868"/>
                            <a:gd name="csY15" fmla="*/ 556591 h 771277"/>
                            <a:gd name="csX16" fmla="*/ 784302 w 1181868"/>
                            <a:gd name="csY16" fmla="*/ 389614 h 771277"/>
                            <a:gd name="csX17" fmla="*/ 1062598 w 1181868"/>
                            <a:gd name="csY17" fmla="*/ 151075 h 771277"/>
                            <a:gd name="csX18" fmla="*/ 1181867 w 1181868"/>
                            <a:gd name="csY18" fmla="*/ 0 h 77127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</a:cxnLst>
                          <a:rect l="l" t="t" r="r" b="b"/>
                          <a:pathLst>
                            <a:path w="1181868" h="771277">
                              <a:moveTo>
                                <a:pt x="601422" y="771277"/>
                              </a:moveTo>
                              <a:cubicBezTo>
                                <a:pt x="400157" y="764568"/>
                                <a:pt x="310839" y="784232"/>
                                <a:pt x="124344" y="683812"/>
                              </a:cubicBezTo>
                              <a:cubicBezTo>
                                <a:pt x="91177" y="665953"/>
                                <a:pt x="76636" y="625503"/>
                                <a:pt x="52782" y="596348"/>
                              </a:cubicBezTo>
                              <a:cubicBezTo>
                                <a:pt x="36879" y="556591"/>
                                <a:pt x="9936" y="519620"/>
                                <a:pt x="5074" y="477078"/>
                              </a:cubicBezTo>
                              <a:cubicBezTo>
                                <a:pt x="-975" y="424149"/>
                                <a:pt x="-6943" y="363422"/>
                                <a:pt x="20977" y="318052"/>
                              </a:cubicBezTo>
                              <a:cubicBezTo>
                                <a:pt x="42135" y="283670"/>
                                <a:pt x="92497" y="277118"/>
                                <a:pt x="132295" y="270344"/>
                              </a:cubicBezTo>
                              <a:cubicBezTo>
                                <a:pt x="218677" y="255641"/>
                                <a:pt x="307224" y="259743"/>
                                <a:pt x="394688" y="254442"/>
                              </a:cubicBezTo>
                              <a:cubicBezTo>
                                <a:pt x="489160" y="285933"/>
                                <a:pt x="641513" y="321985"/>
                                <a:pt x="720692" y="397565"/>
                              </a:cubicBezTo>
                              <a:cubicBezTo>
                                <a:pt x="743858" y="419678"/>
                                <a:pt x="747196" y="455875"/>
                                <a:pt x="760448" y="485030"/>
                              </a:cubicBezTo>
                              <a:cubicBezTo>
                                <a:pt x="731293" y="567193"/>
                                <a:pt x="709060" y="652152"/>
                                <a:pt x="672984" y="731520"/>
                              </a:cubicBezTo>
                              <a:cubicBezTo>
                                <a:pt x="668079" y="742311"/>
                                <a:pt x="647277" y="757587"/>
                                <a:pt x="641179" y="747423"/>
                              </a:cubicBezTo>
                              <a:cubicBezTo>
                                <a:pt x="631537" y="731352"/>
                                <a:pt x="646480" y="710316"/>
                                <a:pt x="649130" y="691763"/>
                              </a:cubicBezTo>
                              <a:cubicBezTo>
                                <a:pt x="646480" y="628153"/>
                                <a:pt x="650558" y="563903"/>
                                <a:pt x="641179" y="500932"/>
                              </a:cubicBezTo>
                              <a:cubicBezTo>
                                <a:pt x="629052" y="419504"/>
                                <a:pt x="596659" y="327617"/>
                                <a:pt x="569617" y="246490"/>
                              </a:cubicBezTo>
                              <a:cubicBezTo>
                                <a:pt x="572267" y="360459"/>
                                <a:pt x="560233" y="475723"/>
                                <a:pt x="577568" y="588397"/>
                              </a:cubicBezTo>
                              <a:cubicBezTo>
                                <a:pt x="580149" y="605171"/>
                                <a:pt x="605091" y="568354"/>
                                <a:pt x="617325" y="556591"/>
                              </a:cubicBezTo>
                              <a:cubicBezTo>
                                <a:pt x="674064" y="502034"/>
                                <a:pt x="726106" y="442614"/>
                                <a:pt x="784302" y="389614"/>
                              </a:cubicBezTo>
                              <a:cubicBezTo>
                                <a:pt x="874634" y="307347"/>
                                <a:pt x="974460" y="235688"/>
                                <a:pt x="1062598" y="151075"/>
                              </a:cubicBezTo>
                              <a:cubicBezTo>
                                <a:pt x="1183564" y="34948"/>
                                <a:pt x="1181867" y="68814"/>
                                <a:pt x="1181867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4719CD62" id="자유형: 도형 25" o:spid="_x0000_s1026" style="position:absolute;margin-left:224.35pt;margin-top:151.25pt;width:93.05pt;height:60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81868,771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" path="m601422,771277c400157,764568,310839,784232,124344,683812,91177,665953,76636,625503,52782,596348,36879,556591,9936,519620,5074,477078,-975,424149,-6943,363422,20977,318052,42135,283670,92497,277118,132295,270344v86382,-14703,174929,-10601,262393,-15902c489160,285933,641513,321985,720692,397565v23166,22113,26504,58310,39756,87465c731293,567193,709060,652152,672984,731520v-4905,10791,-25707,26067,-31805,15903c631537,731352,646480,710316,649130,691763v-2650,-63610,1428,-127860,-7951,-190831c629052,419504,596659,327617,569617,246490v2650,113969,-9384,229233,7951,341907c580149,605171,605091,568354,617325,556591,674064,502034,726106,442614,784302,389614,874634,307347,974460,235688,1062598,151075,1183564,34948,1181867,68814,1181867,e" filled="f" strokecolor="#030e13 [484]" strokeweight="1.5pt">
                <v:stroke joinstyle="miter"/>
                <v:path arrowok="t" o:connecttype="custom" o:connectlocs="601422,771277;124344,683812;52782,596348;5074,477078;20977,318052;132295,270344;394688,254442;720692,397565;760448,485030;672984,731520;641179,747423;649130,691763;641179,500932;569617,246490;577568,588397;617325,556591;784302,389614;1062598,151075;1181867,0" o:connectangles="0,0,0,0,0,0,0,0,0,0,0,0,0,0,0,0,0,0,0"/>
              </v:shape>
            </w:pict>
          </mc:Fallback>
        </mc:AlternateContent>
      </w:r>
      <w:r w:rsidRPr="008C7147">
        <w:rPr>
          <w:noProof/>
        </w:rPr>
        <w:drawing>
          <wp:inline distT="0" distB="0" distL="0" distR="0" wp14:anchorId="07701CA2" wp14:editId="3D748F5F">
            <wp:extent cx="5731510" cy="2583180"/>
            <wp:effectExtent l="0" t="0" r="2540" b="7620"/>
            <wp:docPr id="2070531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31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1F2B" w14:textId="77DCC078" w:rsidR="008C7147" w:rsidRDefault="008C7147">
      <w:pPr>
        <w:spacing w:after="70"/>
        <w:ind w:left="360" w:hanging="30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AD0BC2B" wp14:editId="5F3752FB">
                <wp:simplePos x="0" y="0"/>
                <wp:positionH relativeFrom="column">
                  <wp:posOffset>2361537</wp:posOffset>
                </wp:positionH>
                <wp:positionV relativeFrom="paragraph">
                  <wp:posOffset>564543</wp:posOffset>
                </wp:positionV>
                <wp:extent cx="2631882" cy="699755"/>
                <wp:effectExtent l="0" t="19050" r="16510" b="24765"/>
                <wp:wrapNone/>
                <wp:docPr id="502825827" name="자유형: 도형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1882" cy="699755"/>
                        </a:xfrm>
                        <a:custGeom>
                          <a:avLst/>
                          <a:gdLst>
                            <a:gd name="csX0" fmla="*/ 0 w 2631882"/>
                            <a:gd name="csY0" fmla="*/ 620201 h 699755"/>
                            <a:gd name="csX1" fmla="*/ 906449 w 2631882"/>
                            <a:gd name="csY1" fmla="*/ 644055 h 699755"/>
                            <a:gd name="csX2" fmla="*/ 1200647 w 2631882"/>
                            <a:gd name="csY2" fmla="*/ 675860 h 699755"/>
                            <a:gd name="csX3" fmla="*/ 1852654 w 2631882"/>
                            <a:gd name="csY3" fmla="*/ 691763 h 699755"/>
                            <a:gd name="csX4" fmla="*/ 1614115 w 2631882"/>
                            <a:gd name="csY4" fmla="*/ 659958 h 699755"/>
                            <a:gd name="csX5" fmla="*/ 1208599 w 2631882"/>
                            <a:gd name="csY5" fmla="*/ 516834 h 699755"/>
                            <a:gd name="csX6" fmla="*/ 1152940 w 2631882"/>
                            <a:gd name="csY6" fmla="*/ 310100 h 699755"/>
                            <a:gd name="csX7" fmla="*/ 1542553 w 2631882"/>
                            <a:gd name="csY7" fmla="*/ 0 h 699755"/>
                            <a:gd name="csX8" fmla="*/ 2242268 w 2631882"/>
                            <a:gd name="csY8" fmla="*/ 222636 h 699755"/>
                            <a:gd name="csX9" fmla="*/ 2297927 w 2631882"/>
                            <a:gd name="csY9" fmla="*/ 341906 h 699755"/>
                            <a:gd name="csX10" fmla="*/ 2178658 w 2631882"/>
                            <a:gd name="csY10" fmla="*/ 492980 h 699755"/>
                            <a:gd name="csX11" fmla="*/ 2162755 w 2631882"/>
                            <a:gd name="csY11" fmla="*/ 429370 h 699755"/>
                            <a:gd name="csX12" fmla="*/ 2154804 w 2631882"/>
                            <a:gd name="csY12" fmla="*/ 294198 h 699755"/>
                            <a:gd name="csX13" fmla="*/ 2122999 w 2631882"/>
                            <a:gd name="csY13" fmla="*/ 166977 h 699755"/>
                            <a:gd name="csX14" fmla="*/ 2115047 w 2631882"/>
                            <a:gd name="csY14" fmla="*/ 445273 h 699755"/>
                            <a:gd name="csX15" fmla="*/ 2122999 w 2631882"/>
                            <a:gd name="csY15" fmla="*/ 644055 h 699755"/>
                            <a:gd name="csX16" fmla="*/ 2202512 w 2631882"/>
                            <a:gd name="csY16" fmla="*/ 580445 h 699755"/>
                            <a:gd name="csX17" fmla="*/ 2369489 w 2631882"/>
                            <a:gd name="csY17" fmla="*/ 397565 h 699755"/>
                            <a:gd name="csX18" fmla="*/ 2631882 w 2631882"/>
                            <a:gd name="csY18" fmla="*/ 151074 h 69975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</a:cxnLst>
                          <a:rect l="l" t="t" r="r" b="b"/>
                          <a:pathLst>
                            <a:path w="2631882" h="699755">
                              <a:moveTo>
                                <a:pt x="0" y="620201"/>
                              </a:moveTo>
                              <a:cubicBezTo>
                                <a:pt x="302150" y="628152"/>
                                <a:pt x="604519" y="630058"/>
                                <a:pt x="906449" y="644055"/>
                              </a:cubicBezTo>
                              <a:cubicBezTo>
                                <a:pt x="1004981" y="648623"/>
                                <a:pt x="1102135" y="670893"/>
                                <a:pt x="1200647" y="675860"/>
                              </a:cubicBezTo>
                              <a:cubicBezTo>
                                <a:pt x="1417771" y="686807"/>
                                <a:pt x="1635318" y="686462"/>
                                <a:pt x="1852654" y="691763"/>
                              </a:cubicBezTo>
                              <a:cubicBezTo>
                                <a:pt x="2125566" y="716572"/>
                                <a:pt x="1683399" y="677279"/>
                                <a:pt x="1614115" y="659958"/>
                              </a:cubicBezTo>
                              <a:cubicBezTo>
                                <a:pt x="1475051" y="625192"/>
                                <a:pt x="1343771" y="564542"/>
                                <a:pt x="1208599" y="516834"/>
                              </a:cubicBezTo>
                              <a:cubicBezTo>
                                <a:pt x="1190046" y="447923"/>
                                <a:pt x="1141415" y="380528"/>
                                <a:pt x="1152940" y="310100"/>
                              </a:cubicBezTo>
                              <a:cubicBezTo>
                                <a:pt x="1197477" y="37926"/>
                                <a:pt x="1328192" y="64958"/>
                                <a:pt x="1542553" y="0"/>
                              </a:cubicBezTo>
                              <a:cubicBezTo>
                                <a:pt x="1932503" y="40339"/>
                                <a:pt x="1987121" y="-32512"/>
                                <a:pt x="2242268" y="222636"/>
                              </a:cubicBezTo>
                              <a:cubicBezTo>
                                <a:pt x="2273291" y="253659"/>
                                <a:pt x="2279374" y="302149"/>
                                <a:pt x="2297927" y="341906"/>
                              </a:cubicBezTo>
                              <a:cubicBezTo>
                                <a:pt x="2273738" y="390285"/>
                                <a:pt x="2237569" y="479385"/>
                                <a:pt x="2178658" y="492980"/>
                              </a:cubicBezTo>
                              <a:cubicBezTo>
                                <a:pt x="2157362" y="497895"/>
                                <a:pt x="2168056" y="450573"/>
                                <a:pt x="2162755" y="429370"/>
                              </a:cubicBezTo>
                              <a:cubicBezTo>
                                <a:pt x="2160105" y="384313"/>
                                <a:pt x="2161565" y="338824"/>
                                <a:pt x="2154804" y="294198"/>
                              </a:cubicBezTo>
                              <a:cubicBezTo>
                                <a:pt x="2148256" y="250979"/>
                                <a:pt x="2134124" y="124704"/>
                                <a:pt x="2122999" y="166977"/>
                              </a:cubicBezTo>
                              <a:cubicBezTo>
                                <a:pt x="2099381" y="256725"/>
                                <a:pt x="2117698" y="352508"/>
                                <a:pt x="2115047" y="445273"/>
                              </a:cubicBezTo>
                              <a:cubicBezTo>
                                <a:pt x="2117698" y="511534"/>
                                <a:pt x="2086974" y="588380"/>
                                <a:pt x="2122999" y="644055"/>
                              </a:cubicBezTo>
                              <a:cubicBezTo>
                                <a:pt x="2141438" y="672552"/>
                                <a:pt x="2178511" y="604446"/>
                                <a:pt x="2202512" y="580445"/>
                              </a:cubicBezTo>
                              <a:cubicBezTo>
                                <a:pt x="2260882" y="522075"/>
                                <a:pt x="2309916" y="454706"/>
                                <a:pt x="2369489" y="397565"/>
                              </a:cubicBezTo>
                              <a:cubicBezTo>
                                <a:pt x="2664977" y="114138"/>
                                <a:pt x="2522360" y="304410"/>
                                <a:pt x="2631882" y="151074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9906B81" id="자유형: 도형 26" o:spid="_x0000_s1026" style="position:absolute;margin-left:185.95pt;margin-top:44.45pt;width:207.25pt;height:55.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31882,699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" path="m,620201v302150,7951,604519,9857,906449,23854c1004981,648623,1102135,670893,1200647,675860v217124,10947,434671,10602,652007,15903c2125566,716572,1683399,677279,1614115,659958,1475051,625192,1343771,564542,1208599,516834v-18553,-68911,-67184,-136306,-55659,-206734c1197477,37926,1328192,64958,1542553,v389950,40339,444568,-32512,699715,222636c2273291,253659,2279374,302149,2297927,341906v-24189,48379,-60358,137479,-119269,151074c2157362,497895,2168056,450573,2162755,429370v-2650,-45057,-1190,-90546,-7951,-135172c2148256,250979,2134124,124704,2122999,166977v-23618,89748,-5301,185531,-7952,278296c2117698,511534,2086974,588380,2122999,644055v18439,28497,55512,-39609,79513,-63610c2260882,522075,2309916,454706,2369489,397565v295488,-283427,152871,-93155,262393,-246491e" filled="f" strokecolor="#030e13 [484]" strokeweight="1.5pt">
                <v:stroke joinstyle="miter"/>
                <v:path arrowok="t" o:connecttype="custom" o:connectlocs="0,620201;906449,644055;1200647,675860;1852654,691763;1614115,659958;1208599,516834;1152940,310100;1542553,0;2242268,222636;2297927,341906;2178658,492980;2162755,429370;2154804,294198;2122999,166977;2115047,445273;2122999,644055;2202512,580445;2369489,397565;2631882,151074" o:connectangles="0,0,0,0,0,0,0,0,0,0,0,0,0,0,0,0,0,0,0"/>
              </v:shape>
            </w:pict>
          </mc:Fallback>
        </mc:AlternateContent>
      </w:r>
      <w:r w:rsidRPr="008C7147">
        <w:rPr>
          <w:noProof/>
        </w:rPr>
        <w:drawing>
          <wp:inline distT="0" distB="0" distL="0" distR="0" wp14:anchorId="614278BF" wp14:editId="1033D937">
            <wp:extent cx="5731510" cy="2042795"/>
            <wp:effectExtent l="0" t="0" r="2540" b="0"/>
            <wp:docPr id="19615764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764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129B" w14:textId="77777777" w:rsidR="008C7147" w:rsidRDefault="008C7147">
      <w:pPr>
        <w:spacing w:after="70"/>
        <w:ind w:left="360" w:hanging="300"/>
      </w:pPr>
    </w:p>
    <w:p w14:paraId="287B7069" w14:textId="7E3C6341" w:rsidR="008C7147" w:rsidRDefault="008C7147">
      <w:pPr>
        <w:spacing w:after="70"/>
        <w:ind w:left="360" w:hanging="3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B8B5A3" wp14:editId="5D484FAE">
                <wp:simplePos x="0" y="0"/>
                <wp:positionH relativeFrom="column">
                  <wp:posOffset>1653451</wp:posOffset>
                </wp:positionH>
                <wp:positionV relativeFrom="paragraph">
                  <wp:posOffset>1147693</wp:posOffset>
                </wp:positionV>
                <wp:extent cx="3149137" cy="1367625"/>
                <wp:effectExtent l="0" t="19050" r="13335" b="42545"/>
                <wp:wrapNone/>
                <wp:docPr id="73140109" name="자유형: 도형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9137" cy="1367625"/>
                        </a:xfrm>
                        <a:custGeom>
                          <a:avLst/>
                          <a:gdLst>
                            <a:gd name="csX0" fmla="*/ 374132 w 3149137"/>
                            <a:gd name="csY0" fmla="*/ 461176 h 1367625"/>
                            <a:gd name="csX1" fmla="*/ 175349 w 3149137"/>
                            <a:gd name="csY1" fmla="*/ 453225 h 1367625"/>
                            <a:gd name="csX2" fmla="*/ 8372 w 3149137"/>
                            <a:gd name="csY2" fmla="*/ 286247 h 1367625"/>
                            <a:gd name="csX3" fmla="*/ 420 w 3149137"/>
                            <a:gd name="csY3" fmla="*/ 222637 h 1367625"/>
                            <a:gd name="csX4" fmla="*/ 32226 w 3149137"/>
                            <a:gd name="csY4" fmla="*/ 63611 h 1367625"/>
                            <a:gd name="csX5" fmla="*/ 199203 w 3149137"/>
                            <a:gd name="csY5" fmla="*/ 0 h 1367625"/>
                            <a:gd name="csX6" fmla="*/ 787599 w 3149137"/>
                            <a:gd name="csY6" fmla="*/ 47708 h 1367625"/>
                            <a:gd name="csX7" fmla="*/ 938674 w 3149137"/>
                            <a:gd name="csY7" fmla="*/ 103367 h 1367625"/>
                            <a:gd name="csX8" fmla="*/ 970479 w 3149137"/>
                            <a:gd name="csY8" fmla="*/ 198783 h 1367625"/>
                            <a:gd name="csX9" fmla="*/ 930723 w 3149137"/>
                            <a:gd name="csY9" fmla="*/ 365760 h 1367625"/>
                            <a:gd name="csX10" fmla="*/ 541109 w 3149137"/>
                            <a:gd name="csY10" fmla="*/ 524787 h 1367625"/>
                            <a:gd name="csX11" fmla="*/ 580866 w 3149137"/>
                            <a:gd name="csY11" fmla="*/ 715618 h 1367625"/>
                            <a:gd name="csX12" fmla="*/ 612671 w 3149137"/>
                            <a:gd name="csY12" fmla="*/ 882595 h 1367625"/>
                            <a:gd name="csX13" fmla="*/ 501352 w 3149137"/>
                            <a:gd name="csY13" fmla="*/ 962108 h 1367625"/>
                            <a:gd name="csX14" fmla="*/ 79933 w 3149137"/>
                            <a:gd name="csY14" fmla="*/ 890547 h 1367625"/>
                            <a:gd name="csX15" fmla="*/ 48128 w 3149137"/>
                            <a:gd name="csY15" fmla="*/ 874644 h 1367625"/>
                            <a:gd name="csX16" fmla="*/ 24274 w 3149137"/>
                            <a:gd name="csY16" fmla="*/ 834887 h 1367625"/>
                            <a:gd name="csX17" fmla="*/ 64031 w 3149137"/>
                            <a:gd name="csY17" fmla="*/ 707667 h 1367625"/>
                            <a:gd name="csX18" fmla="*/ 318472 w 3149137"/>
                            <a:gd name="csY18" fmla="*/ 604300 h 1367625"/>
                            <a:gd name="csX19" fmla="*/ 437742 w 3149137"/>
                            <a:gd name="csY19" fmla="*/ 588397 h 1367625"/>
                            <a:gd name="csX20" fmla="*/ 588817 w 3149137"/>
                            <a:gd name="csY20" fmla="*/ 596348 h 1367625"/>
                            <a:gd name="csX21" fmla="*/ 596768 w 3149137"/>
                            <a:gd name="csY21" fmla="*/ 628154 h 1367625"/>
                            <a:gd name="csX22" fmla="*/ 612671 w 3149137"/>
                            <a:gd name="csY22" fmla="*/ 747423 h 1367625"/>
                            <a:gd name="csX23" fmla="*/ 692184 w 3149137"/>
                            <a:gd name="csY23" fmla="*/ 803082 h 1367625"/>
                            <a:gd name="csX24" fmla="*/ 875064 w 3149137"/>
                            <a:gd name="csY24" fmla="*/ 842839 h 1367625"/>
                            <a:gd name="csX25" fmla="*/ 1097700 w 3149137"/>
                            <a:gd name="csY25" fmla="*/ 906449 h 1367625"/>
                            <a:gd name="csX26" fmla="*/ 1797415 w 3149137"/>
                            <a:gd name="csY26" fmla="*/ 1089329 h 1367625"/>
                            <a:gd name="csX27" fmla="*/ 2051857 w 3149137"/>
                            <a:gd name="csY27" fmla="*/ 1137037 h 1367625"/>
                            <a:gd name="csX28" fmla="*/ 2338104 w 3149137"/>
                            <a:gd name="csY28" fmla="*/ 1176794 h 1367625"/>
                            <a:gd name="csX29" fmla="*/ 2481227 w 3149137"/>
                            <a:gd name="csY29" fmla="*/ 1216550 h 1367625"/>
                            <a:gd name="csX30" fmla="*/ 2680010 w 3149137"/>
                            <a:gd name="csY30" fmla="*/ 1248355 h 1367625"/>
                            <a:gd name="csX31" fmla="*/ 2862890 w 3149137"/>
                            <a:gd name="csY31" fmla="*/ 1264258 h 1367625"/>
                            <a:gd name="csX32" fmla="*/ 2910598 w 3149137"/>
                            <a:gd name="csY32" fmla="*/ 1280160 h 1367625"/>
                            <a:gd name="csX33" fmla="*/ 2966257 w 3149137"/>
                            <a:gd name="csY33" fmla="*/ 1367625 h 1367625"/>
                            <a:gd name="csX34" fmla="*/ 3117332 w 3149137"/>
                            <a:gd name="csY34" fmla="*/ 1009816 h 1367625"/>
                            <a:gd name="csX35" fmla="*/ 3149137 w 3149137"/>
                            <a:gd name="csY35" fmla="*/ 938254 h 136762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</a:cxnLst>
                          <a:rect l="l" t="t" r="r" b="b"/>
                          <a:pathLst>
                            <a:path w="3149137" h="1367625">
                              <a:moveTo>
                                <a:pt x="374132" y="461176"/>
                              </a:moveTo>
                              <a:lnTo>
                                <a:pt x="175349" y="453225"/>
                              </a:lnTo>
                              <a:cubicBezTo>
                                <a:pt x="86259" y="435902"/>
                                <a:pt x="47950" y="355510"/>
                                <a:pt x="8372" y="286247"/>
                              </a:cubicBezTo>
                              <a:cubicBezTo>
                                <a:pt x="5721" y="265044"/>
                                <a:pt x="-1856" y="243884"/>
                                <a:pt x="420" y="222637"/>
                              </a:cubicBezTo>
                              <a:cubicBezTo>
                                <a:pt x="6179" y="168886"/>
                                <a:pt x="7286" y="111573"/>
                                <a:pt x="32226" y="63611"/>
                              </a:cubicBezTo>
                              <a:cubicBezTo>
                                <a:pt x="50530" y="28411"/>
                                <a:pt x="175729" y="5868"/>
                                <a:pt x="199203" y="0"/>
                              </a:cubicBezTo>
                              <a:cubicBezTo>
                                <a:pt x="395335" y="15903"/>
                                <a:pt x="592718" y="20467"/>
                                <a:pt x="787599" y="47708"/>
                              </a:cubicBezTo>
                              <a:cubicBezTo>
                                <a:pt x="840750" y="55138"/>
                                <a:pt x="897299" y="69187"/>
                                <a:pt x="938674" y="103367"/>
                              </a:cubicBezTo>
                              <a:cubicBezTo>
                                <a:pt x="964521" y="124719"/>
                                <a:pt x="959877" y="166978"/>
                                <a:pt x="970479" y="198783"/>
                              </a:cubicBezTo>
                              <a:cubicBezTo>
                                <a:pt x="957227" y="254442"/>
                                <a:pt x="965849" y="320597"/>
                                <a:pt x="930723" y="365760"/>
                              </a:cubicBezTo>
                              <a:cubicBezTo>
                                <a:pt x="829086" y="496436"/>
                                <a:pt x="684301" y="497250"/>
                                <a:pt x="541109" y="524787"/>
                              </a:cubicBezTo>
                              <a:cubicBezTo>
                                <a:pt x="557100" y="684707"/>
                                <a:pt x="535656" y="517828"/>
                                <a:pt x="580866" y="715618"/>
                              </a:cubicBezTo>
                              <a:cubicBezTo>
                                <a:pt x="593491" y="770853"/>
                                <a:pt x="612671" y="882595"/>
                                <a:pt x="612671" y="882595"/>
                              </a:cubicBezTo>
                              <a:cubicBezTo>
                                <a:pt x="575565" y="909099"/>
                                <a:pt x="546379" y="954904"/>
                                <a:pt x="501352" y="962108"/>
                              </a:cubicBezTo>
                              <a:cubicBezTo>
                                <a:pt x="301625" y="994065"/>
                                <a:pt x="234546" y="956810"/>
                                <a:pt x="79933" y="890547"/>
                              </a:cubicBezTo>
                              <a:cubicBezTo>
                                <a:pt x="69038" y="885878"/>
                                <a:pt x="58730" y="879945"/>
                                <a:pt x="48128" y="874644"/>
                              </a:cubicBezTo>
                              <a:cubicBezTo>
                                <a:pt x="40177" y="861392"/>
                                <a:pt x="22809" y="850272"/>
                                <a:pt x="24274" y="834887"/>
                              </a:cubicBezTo>
                              <a:cubicBezTo>
                                <a:pt x="28486" y="790658"/>
                                <a:pt x="36276" y="742360"/>
                                <a:pt x="64031" y="707667"/>
                              </a:cubicBezTo>
                              <a:cubicBezTo>
                                <a:pt x="117622" y="640678"/>
                                <a:pt x="243366" y="618382"/>
                                <a:pt x="318472" y="604300"/>
                              </a:cubicBezTo>
                              <a:cubicBezTo>
                                <a:pt x="357894" y="596908"/>
                                <a:pt x="397985" y="593698"/>
                                <a:pt x="437742" y="588397"/>
                              </a:cubicBezTo>
                              <a:cubicBezTo>
                                <a:pt x="488100" y="591047"/>
                                <a:pt x="539895" y="584117"/>
                                <a:pt x="588817" y="596348"/>
                              </a:cubicBezTo>
                              <a:cubicBezTo>
                                <a:pt x="599419" y="598999"/>
                                <a:pt x="595064" y="617359"/>
                                <a:pt x="596768" y="628154"/>
                              </a:cubicBezTo>
                              <a:cubicBezTo>
                                <a:pt x="603023" y="667771"/>
                                <a:pt x="593465" y="712212"/>
                                <a:pt x="612671" y="747423"/>
                              </a:cubicBezTo>
                              <a:cubicBezTo>
                                <a:pt x="628163" y="775825"/>
                                <a:pt x="661779" y="792026"/>
                                <a:pt x="692184" y="803082"/>
                              </a:cubicBezTo>
                              <a:cubicBezTo>
                                <a:pt x="750812" y="824401"/>
                                <a:pt x="814613" y="827430"/>
                                <a:pt x="875064" y="842839"/>
                              </a:cubicBezTo>
                              <a:cubicBezTo>
                                <a:pt x="949854" y="861903"/>
                                <a:pt x="1024032" y="883428"/>
                                <a:pt x="1097700" y="906449"/>
                              </a:cubicBezTo>
                              <a:cubicBezTo>
                                <a:pt x="1566644" y="1052994"/>
                                <a:pt x="1216841" y="971832"/>
                                <a:pt x="1797415" y="1089329"/>
                              </a:cubicBezTo>
                              <a:cubicBezTo>
                                <a:pt x="1881992" y="1106446"/>
                                <a:pt x="1966672" y="1123257"/>
                                <a:pt x="2051857" y="1137037"/>
                              </a:cubicBezTo>
                              <a:cubicBezTo>
                                <a:pt x="2146952" y="1152420"/>
                                <a:pt x="2243383" y="1159253"/>
                                <a:pt x="2338104" y="1176794"/>
                              </a:cubicBezTo>
                              <a:cubicBezTo>
                                <a:pt x="2386790" y="1185810"/>
                                <a:pt x="2432763" y="1206407"/>
                                <a:pt x="2481227" y="1216550"/>
                              </a:cubicBezTo>
                              <a:cubicBezTo>
                                <a:pt x="2546908" y="1230297"/>
                                <a:pt x="2613424" y="1240032"/>
                                <a:pt x="2680010" y="1248355"/>
                              </a:cubicBezTo>
                              <a:cubicBezTo>
                                <a:pt x="2740728" y="1255945"/>
                                <a:pt x="2862890" y="1264258"/>
                                <a:pt x="2862890" y="1264258"/>
                              </a:cubicBezTo>
                              <a:cubicBezTo>
                                <a:pt x="2878793" y="1269559"/>
                                <a:pt x="2896650" y="1270862"/>
                                <a:pt x="2910598" y="1280160"/>
                              </a:cubicBezTo>
                              <a:cubicBezTo>
                                <a:pt x="2924703" y="1289563"/>
                                <a:pt x="2964269" y="1364146"/>
                                <a:pt x="2966257" y="1367625"/>
                              </a:cubicBezTo>
                              <a:cubicBezTo>
                                <a:pt x="3087364" y="1125411"/>
                                <a:pt x="2997236" y="1318634"/>
                                <a:pt x="3117332" y="1009816"/>
                              </a:cubicBezTo>
                              <a:cubicBezTo>
                                <a:pt x="3126793" y="985487"/>
                                <a:pt x="3149137" y="938254"/>
                                <a:pt x="3149137" y="938254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102A7B2" id="자유형: 도형 27" o:spid="_x0000_s1026" style="position:absolute;margin-left:130.2pt;margin-top:90.35pt;width:247.95pt;height:107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49137,136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" path="m374132,461176l175349,453225c86259,435902,47950,355510,8372,286247,5721,265044,-1856,243884,420,222637,6179,168886,7286,111573,32226,63611,50530,28411,175729,5868,199203,,395335,15903,592718,20467,787599,47708v53151,7430,109700,21479,151075,55659c964521,124719,959877,166978,970479,198783v-13252,55659,-4630,121814,-39756,166977c829086,496436,684301,497250,541109,524787v15991,159920,-5453,-6959,39757,190831c593491,770853,612671,882595,612671,882595v-37106,26504,-66292,72309,-111319,79513c301625,994065,234546,956810,79933,890547,69038,885878,58730,879945,48128,874644,40177,861392,22809,850272,24274,834887,28486,790658,36276,742360,64031,707667,117622,640678,243366,618382,318472,604300v39422,-7392,79513,-10602,119270,-15903c488100,591047,539895,584117,588817,596348v10602,2651,6247,21011,7951,31806c603023,667771,593465,712212,612671,747423v15492,28402,49108,44603,79513,55659c750812,824401,814613,827430,875064,842839v74790,19064,148968,40589,222636,63610c1566644,1052994,1216841,971832,1797415,1089329v84577,17117,169257,33928,254442,47708c2146952,1152420,2243383,1159253,2338104,1176794v48686,9016,94659,29613,143123,39756c2546908,1230297,2613424,1240032,2680010,1248355v60718,7590,182880,15903,182880,15903c2878793,1269559,2896650,1270862,2910598,1280160v14105,9403,53671,83986,55659,87465c3087364,1125411,2997236,1318634,3117332,1009816v9461,-24329,31805,-71562,31805,-71562e" filled="f" strokecolor="#030e13 [484]" strokeweight="1.5pt">
                <v:stroke joinstyle="miter"/>
                <v:path arrowok="t" o:connecttype="custom" o:connectlocs="374132,461176;175349,453225;8372,286247;420,222637;32226,63611;199203,0;787599,47708;938674,103367;970479,198783;930723,365760;541109,524787;580866,715618;612671,882595;501352,962108;79933,890547;48128,874644;24274,834887;64031,707667;318472,604300;437742,588397;588817,596348;596768,628154;612671,747423;692184,803082;875064,842839;1097700,906449;1797415,1089329;2051857,1137037;2338104,1176794;2481227,1216550;2680010,1248355;2862890,1264258;2910598,1280160;2966257,1367625;3117332,1009816;3149137,938254" o:connectangles="0,0,0,0,0,0,0,0,0,0,0,0,0,0,0,0,0,0,0,0,0,0,0,0,0,0,0,0,0,0,0,0,0,0,0,0"/>
              </v:shape>
            </w:pict>
          </mc:Fallback>
        </mc:AlternateContent>
      </w:r>
      <w:r w:rsidRPr="008C7147">
        <w:rPr>
          <w:noProof/>
        </w:rPr>
        <w:drawing>
          <wp:inline distT="0" distB="0" distL="0" distR="0" wp14:anchorId="130E2780" wp14:editId="740E760D">
            <wp:extent cx="5731510" cy="2856230"/>
            <wp:effectExtent l="0" t="0" r="2540" b="1270"/>
            <wp:docPr id="5029170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170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D22C" w14:textId="77777777" w:rsidR="00642C0E" w:rsidRDefault="00642C0E">
      <w:pPr>
        <w:spacing w:after="70"/>
        <w:ind w:left="360" w:hanging="300"/>
      </w:pPr>
    </w:p>
    <w:p w14:paraId="5154702B" w14:textId="125D12D6" w:rsidR="00B610B7" w:rsidRDefault="00000000">
      <w:pPr>
        <w:spacing w:after="70"/>
        <w:ind w:left="360" w:hanging="300"/>
      </w:pPr>
      <w:r>
        <w:rPr>
          <w:b/>
          <w:bCs/>
          <w:color w:val="6B5B3E"/>
        </w:rPr>
        <w:t xml:space="preserve">2. </w:t>
      </w:r>
      <w:r>
        <w:t>GitHub 계정 연결 후 linksnip</w:t>
      </w:r>
      <w:r w:rsidR="00840B9C">
        <w:rPr>
          <w:rFonts w:hint="eastAsia"/>
        </w:rPr>
        <w:t>4</w:t>
      </w:r>
      <w:r>
        <w:t xml:space="preserve"> 저장소 선택</w:t>
      </w:r>
    </w:p>
    <w:p w14:paraId="2F6010BE" w14:textId="77777777" w:rsidR="00B610B7" w:rsidRDefault="00000000">
      <w:pPr>
        <w:spacing w:after="70"/>
        <w:ind w:left="360" w:hanging="300"/>
      </w:pPr>
      <w:r>
        <w:rPr>
          <w:b/>
          <w:bCs/>
          <w:color w:val="6B5B3E"/>
        </w:rPr>
        <w:t xml:space="preserve">3. </w:t>
      </w:r>
      <w:r>
        <w:t>빌드 설정 입력 → Save and Deploy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7FD5A2A2" w14:textId="77777777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6F0AD0" w14:textId="77777777" w:rsidR="00B610B7" w:rsidRDefault="00000000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Cloudflare Pages 빌드 설정</w:t>
            </w:r>
          </w:p>
          <w:p w14:paraId="25FE9379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Framework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preset  :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Vite (</w:t>
            </w:r>
            <w:r>
              <w:rPr>
                <w:rFonts w:ascii="Consolas" w:hAnsi="Consolas"/>
                <w:sz w:val="19"/>
                <w:szCs w:val="19"/>
              </w:rPr>
              <w:t>또는</w:t>
            </w:r>
            <w:r>
              <w:rPr>
                <w:rFonts w:ascii="Consolas" w:hAnsi="Consolas"/>
                <w:sz w:val="19"/>
                <w:szCs w:val="19"/>
              </w:rPr>
              <w:t xml:space="preserve"> None)</w:t>
            </w:r>
          </w:p>
          <w:p w14:paraId="326C4E7E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Build command  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build</w:t>
            </w:r>
          </w:p>
          <w:p w14:paraId="000C00D5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Build output </w:t>
            </w:r>
            <w:proofErr w:type="spellStart"/>
            <w:proofErr w:type="gramStart"/>
            <w:r>
              <w:rPr>
                <w:rFonts w:ascii="Consolas" w:hAnsi="Consolas"/>
                <w:sz w:val="19"/>
                <w:szCs w:val="19"/>
              </w:rPr>
              <w:t>dir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dist</w:t>
            </w:r>
            <w:proofErr w:type="spellEnd"/>
          </w:p>
          <w:p w14:paraId="6788A2AD" w14:textId="77777777" w:rsidR="00B610B7" w:rsidRDefault="00000000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Production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branch  :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main</w:t>
            </w:r>
          </w:p>
        </w:tc>
      </w:tr>
    </w:tbl>
    <w:p w14:paraId="4C99B4A0" w14:textId="77777777" w:rsidR="00AB7297" w:rsidRDefault="00AB7297">
      <w:pPr>
        <w:spacing w:after="120"/>
      </w:pPr>
    </w:p>
    <w:p w14:paraId="5968710C" w14:textId="6F8EA28C" w:rsidR="00AB7297" w:rsidRDefault="00AB7297">
      <w:pPr>
        <w:spacing w:after="1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DFEDA88" wp14:editId="62F71AC5">
                <wp:simplePos x="0" y="0"/>
                <wp:positionH relativeFrom="column">
                  <wp:posOffset>1232452</wp:posOffset>
                </wp:positionH>
                <wp:positionV relativeFrom="paragraph">
                  <wp:posOffset>47708</wp:posOffset>
                </wp:positionV>
                <wp:extent cx="2327654" cy="2806810"/>
                <wp:effectExtent l="19050" t="0" r="15875" b="31750"/>
                <wp:wrapNone/>
                <wp:docPr id="1665894762" name="자유형: 도형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7654" cy="2806810"/>
                        </a:xfrm>
                        <a:custGeom>
                          <a:avLst/>
                          <a:gdLst>
                            <a:gd name="csX0" fmla="*/ 294198 w 2327654"/>
                            <a:gd name="csY0" fmla="*/ 111318 h 2806810"/>
                            <a:gd name="csX1" fmla="*/ 166978 w 2327654"/>
                            <a:gd name="csY1" fmla="*/ 262393 h 2806810"/>
                            <a:gd name="csX2" fmla="*/ 127221 w 2327654"/>
                            <a:gd name="csY2" fmla="*/ 365760 h 2806810"/>
                            <a:gd name="csX3" fmla="*/ 111318 w 2327654"/>
                            <a:gd name="csY3" fmla="*/ 508883 h 2806810"/>
                            <a:gd name="csX4" fmla="*/ 151075 w 2327654"/>
                            <a:gd name="csY4" fmla="*/ 795130 h 2806810"/>
                            <a:gd name="csX5" fmla="*/ 198783 w 2327654"/>
                            <a:gd name="csY5" fmla="*/ 906449 h 2806810"/>
                            <a:gd name="csX6" fmla="*/ 286247 w 2327654"/>
                            <a:gd name="csY6" fmla="*/ 978010 h 2806810"/>
                            <a:gd name="csX7" fmla="*/ 302150 w 2327654"/>
                            <a:gd name="csY7" fmla="*/ 1017767 h 2806810"/>
                            <a:gd name="csX8" fmla="*/ 310101 w 2327654"/>
                            <a:gd name="csY8" fmla="*/ 1049572 h 2806810"/>
                            <a:gd name="csX9" fmla="*/ 238539 w 2327654"/>
                            <a:gd name="csY9" fmla="*/ 1121134 h 2806810"/>
                            <a:gd name="csX10" fmla="*/ 135172 w 2327654"/>
                            <a:gd name="csY10" fmla="*/ 1272209 h 2806810"/>
                            <a:gd name="csX11" fmla="*/ 0 w 2327654"/>
                            <a:gd name="csY11" fmla="*/ 1701579 h 2806810"/>
                            <a:gd name="csX12" fmla="*/ 55659 w 2327654"/>
                            <a:gd name="csY12" fmla="*/ 2162755 h 2806810"/>
                            <a:gd name="csX13" fmla="*/ 119270 w 2327654"/>
                            <a:gd name="csY13" fmla="*/ 2321781 h 2806810"/>
                            <a:gd name="csX14" fmla="*/ 182880 w 2327654"/>
                            <a:gd name="csY14" fmla="*/ 2425148 h 2806810"/>
                            <a:gd name="csX15" fmla="*/ 365760 w 2327654"/>
                            <a:gd name="csY15" fmla="*/ 2623930 h 2806810"/>
                            <a:gd name="csX16" fmla="*/ 445273 w 2327654"/>
                            <a:gd name="csY16" fmla="*/ 2679589 h 2806810"/>
                            <a:gd name="csX17" fmla="*/ 588397 w 2327654"/>
                            <a:gd name="csY17" fmla="*/ 2735249 h 2806810"/>
                            <a:gd name="csX18" fmla="*/ 1129085 w 2327654"/>
                            <a:gd name="csY18" fmla="*/ 2806810 h 2806810"/>
                            <a:gd name="csX19" fmla="*/ 1836751 w 2327654"/>
                            <a:gd name="csY19" fmla="*/ 2711395 h 2806810"/>
                            <a:gd name="csX20" fmla="*/ 2051437 w 2327654"/>
                            <a:gd name="csY20" fmla="*/ 2639833 h 2806810"/>
                            <a:gd name="csX21" fmla="*/ 2146852 w 2327654"/>
                            <a:gd name="csY21" fmla="*/ 2512612 h 2806810"/>
                            <a:gd name="csX22" fmla="*/ 2282025 w 2327654"/>
                            <a:gd name="csY22" fmla="*/ 2019631 h 2806810"/>
                            <a:gd name="csX23" fmla="*/ 2250219 w 2327654"/>
                            <a:gd name="csY23" fmla="*/ 1661822 h 2806810"/>
                            <a:gd name="csX24" fmla="*/ 1948070 w 2327654"/>
                            <a:gd name="csY24" fmla="*/ 1327868 h 2806810"/>
                            <a:gd name="csX25" fmla="*/ 1852654 w 2327654"/>
                            <a:gd name="csY25" fmla="*/ 1224501 h 2806810"/>
                            <a:gd name="csX26" fmla="*/ 2170706 w 2327654"/>
                            <a:gd name="csY26" fmla="*/ 970059 h 2806810"/>
                            <a:gd name="csX27" fmla="*/ 2305878 w 2327654"/>
                            <a:gd name="csY27" fmla="*/ 699715 h 2806810"/>
                            <a:gd name="csX28" fmla="*/ 2321781 w 2327654"/>
                            <a:gd name="csY28" fmla="*/ 429370 h 2806810"/>
                            <a:gd name="csX29" fmla="*/ 2210463 w 2327654"/>
                            <a:gd name="csY29" fmla="*/ 230588 h 2806810"/>
                            <a:gd name="csX30" fmla="*/ 1820849 w 2327654"/>
                            <a:gd name="csY30" fmla="*/ 15902 h 2806810"/>
                            <a:gd name="csX31" fmla="*/ 1598212 w 2327654"/>
                            <a:gd name="csY31" fmla="*/ 0 h 2806810"/>
                            <a:gd name="csX32" fmla="*/ 1009816 w 2327654"/>
                            <a:gd name="csY32" fmla="*/ 7951 h 2806810"/>
                            <a:gd name="csX33" fmla="*/ 922351 w 2327654"/>
                            <a:gd name="csY33" fmla="*/ 31805 h 2806810"/>
                            <a:gd name="csX34" fmla="*/ 795131 w 2327654"/>
                            <a:gd name="csY34" fmla="*/ 55659 h 2806810"/>
                            <a:gd name="csX35" fmla="*/ 739471 w 2327654"/>
                            <a:gd name="csY35" fmla="*/ 71562 h 2806810"/>
                            <a:gd name="csX36" fmla="*/ 763325 w 2327654"/>
                            <a:gd name="csY36" fmla="*/ 87464 h 280681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</a:cxnLst>
                          <a:rect l="l" t="t" r="r" b="b"/>
                          <a:pathLst>
                            <a:path w="2327654" h="2806810">
                              <a:moveTo>
                                <a:pt x="294198" y="111318"/>
                              </a:moveTo>
                              <a:cubicBezTo>
                                <a:pt x="241404" y="164113"/>
                                <a:pt x="202045" y="195182"/>
                                <a:pt x="166978" y="262393"/>
                              </a:cubicBezTo>
                              <a:cubicBezTo>
                                <a:pt x="149902" y="295122"/>
                                <a:pt x="140473" y="331304"/>
                                <a:pt x="127221" y="365760"/>
                              </a:cubicBezTo>
                              <a:cubicBezTo>
                                <a:pt x="121920" y="413468"/>
                                <a:pt x="111318" y="460882"/>
                                <a:pt x="111318" y="508883"/>
                              </a:cubicBezTo>
                              <a:cubicBezTo>
                                <a:pt x="111318" y="622351"/>
                                <a:pt x="114578" y="697804"/>
                                <a:pt x="151075" y="795130"/>
                              </a:cubicBezTo>
                              <a:cubicBezTo>
                                <a:pt x="165250" y="832930"/>
                                <a:pt x="176782" y="872601"/>
                                <a:pt x="198783" y="906449"/>
                              </a:cubicBezTo>
                              <a:cubicBezTo>
                                <a:pt x="207712" y="920186"/>
                                <a:pt x="265693" y="962595"/>
                                <a:pt x="286247" y="978010"/>
                              </a:cubicBezTo>
                              <a:cubicBezTo>
                                <a:pt x="291548" y="991262"/>
                                <a:pt x="297636" y="1004226"/>
                                <a:pt x="302150" y="1017767"/>
                              </a:cubicBezTo>
                              <a:cubicBezTo>
                                <a:pt x="305606" y="1028134"/>
                                <a:pt x="315828" y="1040265"/>
                                <a:pt x="310101" y="1049572"/>
                              </a:cubicBezTo>
                              <a:cubicBezTo>
                                <a:pt x="292421" y="1078302"/>
                                <a:pt x="259381" y="1094608"/>
                                <a:pt x="238539" y="1121134"/>
                              </a:cubicBezTo>
                              <a:cubicBezTo>
                                <a:pt x="200841" y="1169113"/>
                                <a:pt x="162012" y="1217411"/>
                                <a:pt x="135172" y="1272209"/>
                              </a:cubicBezTo>
                              <a:cubicBezTo>
                                <a:pt x="63660" y="1418213"/>
                                <a:pt x="38422" y="1547890"/>
                                <a:pt x="0" y="1701579"/>
                              </a:cubicBezTo>
                              <a:cubicBezTo>
                                <a:pt x="5491" y="1761982"/>
                                <a:pt x="16910" y="2042987"/>
                                <a:pt x="55659" y="2162755"/>
                              </a:cubicBezTo>
                              <a:cubicBezTo>
                                <a:pt x="73233" y="2217075"/>
                                <a:pt x="94362" y="2270409"/>
                                <a:pt x="119270" y="2321781"/>
                              </a:cubicBezTo>
                              <a:cubicBezTo>
                                <a:pt x="136920" y="2358185"/>
                                <a:pt x="158606" y="2392782"/>
                                <a:pt x="182880" y="2425148"/>
                              </a:cubicBezTo>
                              <a:cubicBezTo>
                                <a:pt x="242903" y="2505178"/>
                                <a:pt x="290899" y="2566683"/>
                                <a:pt x="365760" y="2623930"/>
                              </a:cubicBezTo>
                              <a:cubicBezTo>
                                <a:pt x="391460" y="2643583"/>
                                <a:pt x="416336" y="2665120"/>
                                <a:pt x="445273" y="2679589"/>
                              </a:cubicBezTo>
                              <a:cubicBezTo>
                                <a:pt x="491057" y="2702481"/>
                                <a:pt x="538737" y="2722834"/>
                                <a:pt x="588397" y="2735249"/>
                              </a:cubicBezTo>
                              <a:cubicBezTo>
                                <a:pt x="832366" y="2796242"/>
                                <a:pt x="894617" y="2791179"/>
                                <a:pt x="1129085" y="2806810"/>
                              </a:cubicBezTo>
                              <a:cubicBezTo>
                                <a:pt x="1349708" y="2783586"/>
                                <a:pt x="1613879" y="2768057"/>
                                <a:pt x="1836751" y="2711395"/>
                              </a:cubicBezTo>
                              <a:cubicBezTo>
                                <a:pt x="1909858" y="2692808"/>
                                <a:pt x="1979875" y="2663687"/>
                                <a:pt x="2051437" y="2639833"/>
                              </a:cubicBezTo>
                              <a:cubicBezTo>
                                <a:pt x="2083242" y="2597426"/>
                                <a:pt x="2123146" y="2560024"/>
                                <a:pt x="2146852" y="2512612"/>
                              </a:cubicBezTo>
                              <a:cubicBezTo>
                                <a:pt x="2226381" y="2353554"/>
                                <a:pt x="2246584" y="2191769"/>
                                <a:pt x="2282025" y="2019631"/>
                              </a:cubicBezTo>
                              <a:cubicBezTo>
                                <a:pt x="2271423" y="1900361"/>
                                <a:pt x="2275807" y="1778796"/>
                                <a:pt x="2250219" y="1661822"/>
                              </a:cubicBezTo>
                              <a:cubicBezTo>
                                <a:pt x="2211011" y="1482586"/>
                                <a:pt x="2071170" y="1450968"/>
                                <a:pt x="1948070" y="1327868"/>
                              </a:cubicBezTo>
                              <a:cubicBezTo>
                                <a:pt x="1872459" y="1252257"/>
                                <a:pt x="1903191" y="1287672"/>
                                <a:pt x="1852654" y="1224501"/>
                              </a:cubicBezTo>
                              <a:cubicBezTo>
                                <a:pt x="1961106" y="1152199"/>
                                <a:pt x="2093668" y="1069352"/>
                                <a:pt x="2170706" y="970059"/>
                              </a:cubicBezTo>
                              <a:cubicBezTo>
                                <a:pt x="2232466" y="890457"/>
                                <a:pt x="2260821" y="789830"/>
                                <a:pt x="2305878" y="699715"/>
                              </a:cubicBezTo>
                              <a:cubicBezTo>
                                <a:pt x="2311179" y="609600"/>
                                <a:pt x="2339773" y="517830"/>
                                <a:pt x="2321781" y="429370"/>
                              </a:cubicBezTo>
                              <a:cubicBezTo>
                                <a:pt x="2306645" y="354951"/>
                                <a:pt x="2259886" y="288248"/>
                                <a:pt x="2210463" y="230588"/>
                              </a:cubicBezTo>
                              <a:cubicBezTo>
                                <a:pt x="2116853" y="121377"/>
                                <a:pt x="1957890" y="45802"/>
                                <a:pt x="1820849" y="15902"/>
                              </a:cubicBezTo>
                              <a:cubicBezTo>
                                <a:pt x="1748158" y="42"/>
                                <a:pt x="1672424" y="5301"/>
                                <a:pt x="1598212" y="0"/>
                              </a:cubicBezTo>
                              <a:cubicBezTo>
                                <a:pt x="1402080" y="2650"/>
                                <a:pt x="1205749" y="-1269"/>
                                <a:pt x="1009816" y="7951"/>
                              </a:cubicBezTo>
                              <a:cubicBezTo>
                                <a:pt x="979630" y="9372"/>
                                <a:pt x="951851" y="25249"/>
                                <a:pt x="922351" y="31805"/>
                              </a:cubicBezTo>
                              <a:cubicBezTo>
                                <a:pt x="880233" y="41165"/>
                                <a:pt x="837292" y="46493"/>
                                <a:pt x="795131" y="55659"/>
                              </a:cubicBezTo>
                              <a:cubicBezTo>
                                <a:pt x="776276" y="59758"/>
                                <a:pt x="753115" y="57918"/>
                                <a:pt x="739471" y="71562"/>
                              </a:cubicBezTo>
                              <a:cubicBezTo>
                                <a:pt x="732714" y="78319"/>
                                <a:pt x="755374" y="82163"/>
                                <a:pt x="763325" y="87464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21B2101" id="자유형: 도형 29" o:spid="_x0000_s1026" style="position:absolute;margin-left:97.05pt;margin-top:3.75pt;width:183.3pt;height:22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27654,2806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" path="m294198,111318v-52794,52795,-92153,83864,-127220,151075c149902,295122,140473,331304,127221,365760v-5301,47708,-15903,95122,-15903,143123c111318,622351,114578,697804,151075,795130v14175,37800,25707,77471,47708,111319c207712,920186,265693,962595,286247,978010v5301,13252,11389,26216,15903,39757c305606,1028134,315828,1040265,310101,1049572v-17680,28730,-50720,45036,-71562,71562c200841,1169113,162012,1217411,135172,1272209,63660,1418213,38422,1547890,,1701579v5491,60403,16910,341408,55659,461176c73233,2217075,94362,2270409,119270,2321781v17650,36404,39336,71001,63610,103367c242903,2505178,290899,2566683,365760,2623930v25700,19653,50576,41190,79513,55659c491057,2702481,538737,2722834,588397,2735249v243969,60993,306220,55930,540688,71561c1349708,2783586,1613879,2768057,1836751,2711395v73107,-18587,143124,-47708,214686,-71562c2083242,2597426,2123146,2560024,2146852,2512612v79529,-159058,99732,-320843,135173,-492981c2271423,1900361,2275807,1778796,2250219,1661822v-39208,-179236,-179049,-210854,-302149,-333954c1872459,1252257,1903191,1287672,1852654,1224501v108452,-72302,241014,-155149,318052,-254442c2232466,890457,2260821,789830,2305878,699715v5301,-90115,33895,-181885,15903,-270345c2306645,354951,2259886,288248,2210463,230588,2116853,121377,1957890,45802,1820849,15902,1748158,42,1672424,5301,1598212,,1402080,2650,1205749,-1269,1009816,7951,979630,9372,951851,25249,922351,31805,880233,41165,837292,46493,795131,55659v-18855,4099,-42016,2259,-55660,15903c732714,78319,755374,82163,763325,87464e" filled="f" strokecolor="#030e13 [484]" strokeweight="1.5pt">
                <v:stroke joinstyle="miter"/>
                <v:path arrowok="t" o:connecttype="custom" o:connectlocs="294198,111318;166978,262393;127221,365760;111318,508883;151075,795130;198783,906449;286247,978010;302150,1017767;310101,1049572;238539,1121134;135172,1272209;0,1701579;55659,2162755;119270,2321781;182880,2425148;365760,2623930;445273,2679589;588397,2735249;1129085,2806810;1836751,2711395;2051437,2639833;2146852,2512612;2282025,2019631;2250219,1661822;1948070,1327868;1852654,1224501;2170706,970059;2305878,699715;2321781,429370;2210463,230588;1820849,15902;1598212,0;1009816,7951;922351,31805;795131,55659;739471,71562;763325,87464" o:connectangles="0,0,0,0,0,0,0,0,0,0,0,0,0,0,0,0,0,0,0,0,0,0,0,0,0,0,0,0,0,0,0,0,0,0,0,0,0"/>
              </v:shape>
            </w:pict>
          </mc:Fallback>
        </mc:AlternateContent>
      </w:r>
      <w:r w:rsidRPr="00AB7297">
        <w:rPr>
          <w:noProof/>
        </w:rPr>
        <w:drawing>
          <wp:inline distT="0" distB="0" distL="0" distR="0" wp14:anchorId="14F222DF" wp14:editId="7901C723">
            <wp:extent cx="5731510" cy="2753995"/>
            <wp:effectExtent l="0" t="0" r="2540" b="8255"/>
            <wp:docPr id="15967743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743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BA69" w14:textId="77777777" w:rsidR="00AB7297" w:rsidRDefault="00AB7297">
      <w:pPr>
        <w:spacing w:after="120"/>
      </w:pPr>
    </w:p>
    <w:p w14:paraId="4F540BF9" w14:textId="15B79F75" w:rsidR="00AB7297" w:rsidRDefault="00AB7297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06CF6BD" wp14:editId="1FAAEC07">
                <wp:simplePos x="0" y="0"/>
                <wp:positionH relativeFrom="column">
                  <wp:posOffset>4770783</wp:posOffset>
                </wp:positionH>
                <wp:positionV relativeFrom="paragraph">
                  <wp:posOffset>356787</wp:posOffset>
                </wp:positionV>
                <wp:extent cx="556591" cy="557685"/>
                <wp:effectExtent l="0" t="0" r="15240" b="13970"/>
                <wp:wrapNone/>
                <wp:docPr id="1570424833" name="자유형: 도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591" cy="557685"/>
                        </a:xfrm>
                        <a:custGeom>
                          <a:avLst/>
                          <a:gdLst>
                            <a:gd name="csX0" fmla="*/ 0 w 556591"/>
                            <a:gd name="csY0" fmla="*/ 286247 h 557685"/>
                            <a:gd name="csX1" fmla="*/ 31805 w 556591"/>
                            <a:gd name="csY1" fmla="*/ 508884 h 557685"/>
                            <a:gd name="csX2" fmla="*/ 47707 w 556591"/>
                            <a:gd name="csY2" fmla="*/ 556591 h 557685"/>
                            <a:gd name="csX3" fmla="*/ 95415 w 556591"/>
                            <a:gd name="csY3" fmla="*/ 532738 h 557685"/>
                            <a:gd name="csX4" fmla="*/ 556591 w 556591"/>
                            <a:gd name="csY4" fmla="*/ 0 h 55768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556591" h="557685">
                              <a:moveTo>
                                <a:pt x="0" y="286247"/>
                              </a:moveTo>
                              <a:cubicBezTo>
                                <a:pt x="10602" y="360459"/>
                                <a:pt x="18777" y="435059"/>
                                <a:pt x="31805" y="508884"/>
                              </a:cubicBezTo>
                              <a:cubicBezTo>
                                <a:pt x="34718" y="525391"/>
                                <a:pt x="32012" y="550705"/>
                                <a:pt x="47707" y="556591"/>
                              </a:cubicBezTo>
                              <a:cubicBezTo>
                                <a:pt x="64355" y="562834"/>
                                <a:pt x="79512" y="540689"/>
                                <a:pt x="95415" y="532738"/>
                              </a:cubicBezTo>
                              <a:cubicBezTo>
                                <a:pt x="545581" y="10223"/>
                                <a:pt x="379894" y="176697"/>
                                <a:pt x="556591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700C5FF" id="자유형: 도형 30" o:spid="_x0000_s1026" style="position:absolute;margin-left:375.65pt;margin-top:28.1pt;width:43.85pt;height:43.9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6591,557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" path="m,286247v10602,74212,18777,148812,31805,222637c34718,525391,32012,550705,47707,556591v16648,6243,31805,-15902,47708,-23853c545581,10223,379894,176697,556591,e" filled="f" strokecolor="#030e13 [484]" strokeweight="1.5pt">
                <v:stroke joinstyle="miter"/>
                <v:path arrowok="t" o:connecttype="custom" o:connectlocs="0,286247;31805,508884;47707,556591;95415,532738;556591,0" o:connectangles="0,0,0,0,0"/>
              </v:shape>
            </w:pict>
          </mc:Fallback>
        </mc:AlternateContent>
      </w:r>
      <w:r w:rsidRPr="00AB7297">
        <w:rPr>
          <w:noProof/>
        </w:rPr>
        <w:drawing>
          <wp:inline distT="0" distB="0" distL="0" distR="0" wp14:anchorId="374BE59C" wp14:editId="51910E34">
            <wp:extent cx="5731510" cy="1509395"/>
            <wp:effectExtent l="0" t="0" r="2540" b="0"/>
            <wp:docPr id="307368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68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A218" w14:textId="77777777" w:rsidR="00AB7297" w:rsidRDefault="00AB7297">
      <w:pPr>
        <w:spacing w:after="120"/>
      </w:pPr>
    </w:p>
    <w:p w14:paraId="1F204DC5" w14:textId="05F772C9" w:rsidR="00AB7297" w:rsidRDefault="00AB7297">
      <w:pPr>
        <w:spacing w:after="120"/>
      </w:pPr>
      <w:r w:rsidRPr="00AB7297">
        <w:rPr>
          <w:noProof/>
        </w:rPr>
        <w:drawing>
          <wp:inline distT="0" distB="0" distL="0" distR="0" wp14:anchorId="00FB360E" wp14:editId="396D09E6">
            <wp:extent cx="5731510" cy="2339340"/>
            <wp:effectExtent l="0" t="0" r="2540" b="3810"/>
            <wp:docPr id="12610330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330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0A63" w14:textId="77777777" w:rsidR="00AB7297" w:rsidRDefault="00AB7297">
      <w:pPr>
        <w:spacing w:after="120"/>
      </w:pPr>
    </w:p>
    <w:p w14:paraId="41CD1BE2" w14:textId="16C5C75B" w:rsidR="00B610B7" w:rsidRDefault="00000000">
      <w:pPr>
        <w:spacing w:after="120"/>
      </w:pPr>
      <w:r>
        <w:t>배포가 끝나면 https://linksnip</w:t>
      </w:r>
      <w:r w:rsidR="00AB7297">
        <w:rPr>
          <w:rFonts w:hint="eastAsia"/>
        </w:rPr>
        <w:t>4</w:t>
      </w:r>
      <w:r>
        <w:t xml:space="preserve">-xxxx.pages.dev 형태의 주소가 생깁니다. 이제 main에 push할 때마다 자동 </w:t>
      </w:r>
      <w:proofErr w:type="spellStart"/>
      <w:r>
        <w:t>재배포됩니다</w:t>
      </w:r>
      <w:proofErr w:type="spellEnd"/>
      <w:r>
        <w:t>.</w:t>
      </w:r>
    </w:p>
    <w:p w14:paraId="22B0C3A7" w14:textId="77777777" w:rsidR="007222BD" w:rsidRDefault="007222BD">
      <w:pPr>
        <w:spacing w:after="120"/>
      </w:pPr>
    </w:p>
    <w:p w14:paraId="7E4CBA32" w14:textId="77777777" w:rsidR="007222BD" w:rsidRDefault="007222BD" w:rsidP="007222BD">
      <w:pPr>
        <w:spacing w:after="120"/>
      </w:pPr>
      <w:r>
        <w:t xml:space="preserve">Cloudflare가 </w:t>
      </w:r>
      <w:proofErr w:type="spellStart"/>
      <w:r>
        <w:t>npm</w:t>
      </w:r>
      <w:proofErr w:type="spellEnd"/>
      <w:r>
        <w:t xml:space="preserve"> run build를 실행했지만, 현재 </w:t>
      </w:r>
      <w:proofErr w:type="spellStart"/>
      <w:proofErr w:type="gramStart"/>
      <w:r>
        <w:t>package.json</w:t>
      </w:r>
      <w:proofErr w:type="spellEnd"/>
      <w:proofErr w:type="gramEnd"/>
      <w:r>
        <w:t>에는 build 스크립트가 없어 정상적인 웹서비스 배포가 되지 않고 있다.</w:t>
      </w:r>
      <w:r>
        <w:rPr>
          <w:rFonts w:hint="eastAsia"/>
        </w:rPr>
        <w:t xml:space="preserve"> </w:t>
      </w:r>
    </w:p>
    <w:p w14:paraId="0EF978B1" w14:textId="77777777" w:rsidR="007222BD" w:rsidRDefault="007222BD" w:rsidP="007222BD">
      <w:pPr>
        <w:spacing w:after="120"/>
      </w:pPr>
    </w:p>
    <w:p w14:paraId="45628DEB" w14:textId="17897BB5" w:rsidR="007222BD" w:rsidRDefault="007222BD" w:rsidP="007222BD">
      <w:pPr>
        <w:spacing w:after="120"/>
      </w:pPr>
      <w:r w:rsidRPr="007222BD">
        <w:rPr>
          <w:noProof/>
        </w:rPr>
        <w:drawing>
          <wp:inline distT="0" distB="0" distL="0" distR="0" wp14:anchorId="105B9291" wp14:editId="5BEB92F8">
            <wp:extent cx="5731510" cy="2841625"/>
            <wp:effectExtent l="0" t="0" r="2540" b="0"/>
            <wp:docPr id="5147061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061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B371" w14:textId="77777777" w:rsidR="007222BD" w:rsidRDefault="007222BD" w:rsidP="007222BD">
      <w:pPr>
        <w:spacing w:after="120"/>
      </w:pPr>
    </w:p>
    <w:p w14:paraId="779CD7B7" w14:textId="70EB457D" w:rsidR="007222BD" w:rsidRPr="007222BD" w:rsidRDefault="007222BD" w:rsidP="007222BD">
      <w:pPr>
        <w:spacing w:after="120"/>
      </w:pPr>
      <w:r>
        <w:t>다음</w:t>
      </w:r>
      <w:r>
        <w:rPr>
          <w:rFonts w:hint="eastAsia"/>
        </w:rPr>
        <w:t xml:space="preserve"> 작업 진행.</w:t>
      </w:r>
    </w:p>
    <w:p w14:paraId="570C8CA1" w14:textId="77777777" w:rsidR="007222BD" w:rsidRDefault="007222BD" w:rsidP="007222BD">
      <w:pPr>
        <w:spacing w:after="120"/>
      </w:pPr>
      <w:r>
        <w:t>Worker 진입점과 정적 UI 추가</w:t>
      </w:r>
    </w:p>
    <w:p w14:paraId="177BCDCA" w14:textId="77777777" w:rsidR="007222BD" w:rsidRDefault="007222BD" w:rsidP="007222BD">
      <w:pPr>
        <w:spacing w:after="120"/>
      </w:pPr>
      <w:proofErr w:type="spellStart"/>
      <w:proofErr w:type="gramStart"/>
      <w:r>
        <w:t>wrangler.jsonc</w:t>
      </w:r>
      <w:proofErr w:type="spellEnd"/>
      <w:proofErr w:type="gramEnd"/>
      <w:r>
        <w:t>에 Worker 및 assets 설정</w:t>
      </w:r>
    </w:p>
    <w:p w14:paraId="039274EF" w14:textId="77777777" w:rsidR="007222BD" w:rsidRDefault="007222BD" w:rsidP="007222BD">
      <w:pPr>
        <w:spacing w:after="120"/>
      </w:pPr>
      <w:r>
        <w:t>KV namespace 바인딩</w:t>
      </w:r>
    </w:p>
    <w:p w14:paraId="249CB14B" w14:textId="77777777" w:rsidR="007222BD" w:rsidRDefault="007222BD" w:rsidP="007222BD">
      <w:pPr>
        <w:spacing w:after="120"/>
      </w:pPr>
      <w:r>
        <w:t>dev, build, deploy 스크립트 추가</w:t>
      </w:r>
    </w:p>
    <w:p w14:paraId="4D61F03F" w14:textId="2A4A5421" w:rsidR="007222BD" w:rsidRDefault="007222BD" w:rsidP="007222BD">
      <w:pPr>
        <w:spacing w:after="120"/>
      </w:pPr>
      <w:r>
        <w:rPr>
          <w:rFonts w:hint="eastAsia"/>
        </w:rPr>
        <w:t>테스트</w:t>
      </w:r>
      <w:r>
        <w:t xml:space="preserve"> 후 GitHub에 </w:t>
      </w:r>
      <w:proofErr w:type="spellStart"/>
      <w:r>
        <w:t>푸시하고</w:t>
      </w:r>
      <w:proofErr w:type="spellEnd"/>
      <w:r>
        <w:t xml:space="preserve"> 다시 배포</w:t>
      </w:r>
    </w:p>
    <w:p w14:paraId="6AE50355" w14:textId="77777777" w:rsidR="007222BD" w:rsidRDefault="007222BD" w:rsidP="007222BD">
      <w:pPr>
        <w:spacing w:after="120"/>
      </w:pPr>
    </w:p>
    <w:p w14:paraId="01584C4D" w14:textId="77777777" w:rsidR="007222BD" w:rsidRDefault="007222BD" w:rsidP="007222BD">
      <w:pPr>
        <w:spacing w:after="120"/>
      </w:pPr>
    </w:p>
    <w:p w14:paraId="74B390D4" w14:textId="77777777" w:rsidR="00B610B7" w:rsidRDefault="00000000">
      <w:pPr>
        <w:pStyle w:val="2"/>
        <w:spacing w:before="240" w:after="110"/>
      </w:pPr>
      <w:bookmarkStart w:id="7" w:name="_Toc237702153"/>
      <w:r>
        <w:rPr>
          <w:b/>
          <w:bCs/>
          <w:color w:val="3A3222"/>
          <w:sz w:val="25"/>
          <w:szCs w:val="25"/>
        </w:rPr>
        <w:t xml:space="preserve">11-3. ▶ 실습 B: Wrangler로 </w:t>
      </w:r>
      <w:proofErr w:type="spellStart"/>
      <w:r>
        <w:rPr>
          <w:b/>
          <w:bCs/>
          <w:color w:val="3A3222"/>
          <w:sz w:val="25"/>
          <w:szCs w:val="25"/>
        </w:rPr>
        <w:t>KV·Functions</w:t>
      </w:r>
      <w:proofErr w:type="spellEnd"/>
      <w:r>
        <w:rPr>
          <w:b/>
          <w:bCs/>
          <w:color w:val="3A3222"/>
          <w:sz w:val="25"/>
          <w:szCs w:val="25"/>
        </w:rPr>
        <w:t xml:space="preserve"> 붙이기</w:t>
      </w:r>
      <w:bookmarkEnd w:id="7"/>
    </w:p>
    <w:p w14:paraId="27C80C27" w14:textId="77777777" w:rsidR="00B610B7" w:rsidRDefault="00000000">
      <w:pPr>
        <w:spacing w:after="120"/>
      </w:pPr>
      <w:proofErr w:type="spellStart"/>
      <w:r>
        <w:t>리다이렉트와</w:t>
      </w:r>
      <w:proofErr w:type="spellEnd"/>
      <w:r>
        <w:t xml:space="preserve"> 저장을 위해 Workers KV와 Pages Functions를 설정합니다. Codex에게 맡기되, 핵심 명령은 직접 확인합니다.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610B7" w14:paraId="02E89141" w14:textId="77777777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8706D0" w14:textId="77777777" w:rsidR="00B610B7" w:rsidRDefault="00000000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lastRenderedPageBreak/>
              <w:t>터미널</w:t>
            </w:r>
          </w:p>
          <w:p w14:paraId="171D40D1" w14:textId="2127E6B0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cd </w:t>
            </w:r>
            <w:r w:rsidR="0086086F">
              <w:rPr>
                <w:rFonts w:ascii="Consolas" w:hAnsi="Consolas"/>
                <w:sz w:val="19"/>
                <w:szCs w:val="19"/>
              </w:rPr>
              <w:t>linksnip</w:t>
            </w:r>
            <w:r w:rsidR="00900198">
              <w:rPr>
                <w:rFonts w:ascii="Consolas" w:hAnsi="Consolas" w:hint="eastAsia"/>
                <w:sz w:val="19"/>
                <w:szCs w:val="19"/>
              </w:rPr>
              <w:t>4</w:t>
            </w:r>
          </w:p>
          <w:p w14:paraId="584C50F0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Cloudflare CLI </w:t>
            </w:r>
            <w:r>
              <w:rPr>
                <w:rFonts w:ascii="Consolas" w:hAnsi="Consolas"/>
                <w:sz w:val="19"/>
                <w:szCs w:val="19"/>
              </w:rPr>
              <w:t>설치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및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로그인</w:t>
            </w:r>
          </w:p>
          <w:p w14:paraId="02C9FE2D" w14:textId="77777777" w:rsidR="00B610B7" w:rsidRDefault="00000000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install -D wrangler</w:t>
            </w:r>
          </w:p>
          <w:p w14:paraId="1A28C8E9" w14:textId="77777777" w:rsidR="00B610B7" w:rsidRDefault="00000000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npx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wrangler login</w:t>
            </w:r>
          </w:p>
          <w:p w14:paraId="46B7E18E" w14:textId="77777777" w:rsidR="007222BD" w:rsidRDefault="007222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2D33AC4B" w14:textId="780ECB51" w:rsidR="007222BD" w:rsidRDefault="007222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noProof/>
              </w:rPr>
              <w:drawing>
                <wp:inline distT="0" distB="0" distL="0" distR="0" wp14:anchorId="6A9ADA16" wp14:editId="51AD5AFA">
                  <wp:extent cx="5731510" cy="3063875"/>
                  <wp:effectExtent l="0" t="0" r="2540" b="3175"/>
                  <wp:docPr id="168990123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90123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6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674B96" w14:textId="77777777" w:rsidR="007222BD" w:rsidRDefault="007222BD">
            <w:pPr>
              <w:spacing w:after="20" w:line="268" w:lineRule="auto"/>
            </w:pPr>
          </w:p>
          <w:p w14:paraId="10D83D0B" w14:textId="0D281687" w:rsidR="007222BD" w:rsidRDefault="007222BD">
            <w:pPr>
              <w:spacing w:after="20" w:line="268" w:lineRule="auto"/>
            </w:pPr>
            <w:r w:rsidRPr="007222BD">
              <w:t>Cloudflare 공식 CLI인 Wrangler의 계정 접근 승인</w:t>
            </w:r>
          </w:p>
          <w:p w14:paraId="724DCE46" w14:textId="77777777" w:rsidR="007222BD" w:rsidRDefault="007222BD">
            <w:pPr>
              <w:spacing w:after="20" w:line="268" w:lineRule="auto"/>
            </w:pPr>
          </w:p>
          <w:p w14:paraId="2B80B1BF" w14:textId="0648F4C7" w:rsidR="007222BD" w:rsidRDefault="007222BD">
            <w:pPr>
              <w:spacing w:after="20" w:line="268" w:lineRule="auto"/>
            </w:pPr>
            <w:r w:rsidRPr="007222BD">
              <w:rPr>
                <w:noProof/>
              </w:rPr>
              <w:lastRenderedPageBreak/>
              <w:drawing>
                <wp:inline distT="0" distB="0" distL="0" distR="0" wp14:anchorId="37E322E1" wp14:editId="1FBDDF22">
                  <wp:extent cx="5731510" cy="3585845"/>
                  <wp:effectExtent l="0" t="0" r="2540" b="0"/>
                  <wp:docPr id="16750728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0728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8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29A2F" w14:textId="77777777" w:rsidR="007222BD" w:rsidRDefault="007222BD">
            <w:pPr>
              <w:spacing w:after="20" w:line="268" w:lineRule="auto"/>
            </w:pPr>
          </w:p>
          <w:p w14:paraId="5306664B" w14:textId="1858F74A" w:rsidR="007222BD" w:rsidRDefault="007222BD">
            <w:pPr>
              <w:spacing w:after="20" w:line="268" w:lineRule="auto"/>
            </w:pPr>
            <w:r w:rsidRPr="007222BD">
              <w:rPr>
                <w:noProof/>
              </w:rPr>
              <w:drawing>
                <wp:inline distT="0" distB="0" distL="0" distR="0" wp14:anchorId="28139685" wp14:editId="12822E7B">
                  <wp:extent cx="5731510" cy="2996565"/>
                  <wp:effectExtent l="0" t="0" r="2540" b="0"/>
                  <wp:docPr id="175447473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47473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9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C220D4" w14:textId="77777777" w:rsidR="007222BD" w:rsidRDefault="007222BD">
            <w:pPr>
              <w:spacing w:after="20" w:line="268" w:lineRule="auto"/>
            </w:pPr>
          </w:p>
          <w:p w14:paraId="0CD674D5" w14:textId="2FE4EA96" w:rsidR="007222BD" w:rsidRDefault="007222BD">
            <w:pPr>
              <w:spacing w:after="20" w:line="268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7C083A4E" wp14:editId="62B1BCEB">
                  <wp:extent cx="5731510" cy="3063875"/>
                  <wp:effectExtent l="0" t="0" r="2540" b="3175"/>
                  <wp:docPr id="114915111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15111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6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126A06" w14:textId="77777777" w:rsidR="007222BD" w:rsidRPr="007222BD" w:rsidRDefault="007222BD" w:rsidP="007222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 w:rsidRPr="007222BD">
              <w:rPr>
                <w:rFonts w:ascii="Consolas" w:hAnsi="Consolas" w:hint="eastAsia"/>
                <w:sz w:val="19"/>
                <w:szCs w:val="19"/>
              </w:rPr>
              <w:t>브라우저의</w:t>
            </w:r>
            <w:r w:rsidRPr="007222BD">
              <w:rPr>
                <w:rFonts w:ascii="Consolas" w:hAnsi="Consolas"/>
                <w:sz w:val="19"/>
                <w:szCs w:val="19"/>
              </w:rPr>
              <w:t xml:space="preserve"> </w:t>
            </w:r>
            <w:r w:rsidRPr="007222BD">
              <w:rPr>
                <w:rFonts w:ascii="Consolas" w:hAnsi="Consolas"/>
                <w:sz w:val="19"/>
                <w:szCs w:val="19"/>
              </w:rPr>
              <w:t>승인</w:t>
            </w:r>
            <w:r w:rsidRPr="007222BD">
              <w:rPr>
                <w:rFonts w:ascii="Consolas" w:hAnsi="Consolas"/>
                <w:sz w:val="19"/>
                <w:szCs w:val="19"/>
              </w:rPr>
              <w:t xml:space="preserve"> </w:t>
            </w:r>
            <w:r w:rsidRPr="007222BD">
              <w:rPr>
                <w:rFonts w:ascii="Consolas" w:hAnsi="Consolas"/>
                <w:sz w:val="19"/>
                <w:szCs w:val="19"/>
              </w:rPr>
              <w:t>완료</w:t>
            </w:r>
            <w:r w:rsidRPr="007222BD">
              <w:rPr>
                <w:rFonts w:ascii="Consolas" w:hAnsi="Consolas"/>
                <w:sz w:val="19"/>
                <w:szCs w:val="19"/>
              </w:rPr>
              <w:t xml:space="preserve"> </w:t>
            </w:r>
            <w:r w:rsidRPr="007222BD">
              <w:rPr>
                <w:rFonts w:ascii="Consolas" w:hAnsi="Consolas"/>
                <w:sz w:val="19"/>
                <w:szCs w:val="19"/>
              </w:rPr>
              <w:t>창은</w:t>
            </w:r>
            <w:r w:rsidRPr="007222BD">
              <w:rPr>
                <w:rFonts w:ascii="Consolas" w:hAnsi="Consolas"/>
                <w:sz w:val="19"/>
                <w:szCs w:val="19"/>
              </w:rPr>
              <w:t xml:space="preserve"> </w:t>
            </w:r>
            <w:r w:rsidRPr="007222BD">
              <w:rPr>
                <w:rFonts w:ascii="Consolas" w:hAnsi="Consolas"/>
                <w:sz w:val="19"/>
                <w:szCs w:val="19"/>
              </w:rPr>
              <w:t>닫아도</w:t>
            </w:r>
            <w:r w:rsidRPr="007222BD">
              <w:rPr>
                <w:rFonts w:ascii="Consolas" w:hAnsi="Consolas"/>
                <w:sz w:val="19"/>
                <w:szCs w:val="19"/>
              </w:rPr>
              <w:t xml:space="preserve"> </w:t>
            </w:r>
            <w:r w:rsidRPr="007222BD">
              <w:rPr>
                <w:rFonts w:ascii="Consolas" w:hAnsi="Consolas"/>
                <w:sz w:val="19"/>
                <w:szCs w:val="19"/>
              </w:rPr>
              <w:t>됩니다</w:t>
            </w:r>
            <w:r w:rsidRPr="007222BD">
              <w:rPr>
                <w:rFonts w:ascii="Consolas" w:hAnsi="Consolas"/>
                <w:sz w:val="19"/>
                <w:szCs w:val="19"/>
              </w:rPr>
              <w:t>.</w:t>
            </w:r>
          </w:p>
          <w:p w14:paraId="087A39C8" w14:textId="77777777" w:rsidR="007222BD" w:rsidRPr="007222BD" w:rsidRDefault="007222BD" w:rsidP="007222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 w:rsidRPr="007222BD">
              <w:rPr>
                <w:rFonts w:ascii="Consolas" w:hAnsi="Consolas"/>
                <w:sz w:val="19"/>
                <w:szCs w:val="19"/>
              </w:rPr>
              <w:t xml:space="preserve">PowerShell </w:t>
            </w:r>
            <w:r w:rsidRPr="007222BD">
              <w:rPr>
                <w:rFonts w:ascii="Consolas" w:hAnsi="Consolas"/>
                <w:sz w:val="19"/>
                <w:szCs w:val="19"/>
              </w:rPr>
              <w:t>아래</w:t>
            </w:r>
            <w:r w:rsidRPr="007222BD">
              <w:rPr>
                <w:rFonts w:ascii="Consolas" w:hAnsi="Consolas"/>
                <w:sz w:val="19"/>
                <w:szCs w:val="19"/>
              </w:rPr>
              <w:t xml:space="preserve"> </w:t>
            </w:r>
            <w:r w:rsidRPr="007222BD">
              <w:rPr>
                <w:rFonts w:ascii="Consolas" w:hAnsi="Consolas"/>
                <w:sz w:val="19"/>
                <w:szCs w:val="19"/>
              </w:rPr>
              <w:t>질문에는</w:t>
            </w:r>
            <w:r w:rsidRPr="007222BD">
              <w:rPr>
                <w:rFonts w:ascii="Consolas" w:hAnsi="Consolas"/>
                <w:sz w:val="19"/>
                <w:szCs w:val="19"/>
              </w:rPr>
              <w:t xml:space="preserve"> </w:t>
            </w:r>
            <w:r w:rsidRPr="007222BD">
              <w:rPr>
                <w:rFonts w:ascii="Consolas" w:hAnsi="Consolas"/>
                <w:sz w:val="19"/>
                <w:szCs w:val="19"/>
              </w:rPr>
              <w:t>우선</w:t>
            </w:r>
            <w:r w:rsidRPr="007222BD">
              <w:rPr>
                <w:rFonts w:ascii="Consolas" w:hAnsi="Consolas"/>
                <w:sz w:val="19"/>
                <w:szCs w:val="19"/>
              </w:rPr>
              <w:t xml:space="preserve"> n</w:t>
            </w:r>
            <w:r w:rsidRPr="007222BD">
              <w:rPr>
                <w:rFonts w:ascii="Consolas" w:hAnsi="Consolas"/>
                <w:sz w:val="19"/>
                <w:szCs w:val="19"/>
              </w:rPr>
              <w:t>을</w:t>
            </w:r>
            <w:r w:rsidRPr="007222BD">
              <w:rPr>
                <w:rFonts w:ascii="Consolas" w:hAnsi="Consolas"/>
                <w:sz w:val="19"/>
                <w:szCs w:val="19"/>
              </w:rPr>
              <w:t xml:space="preserve"> </w:t>
            </w:r>
            <w:r w:rsidRPr="007222BD">
              <w:rPr>
                <w:rFonts w:ascii="Consolas" w:hAnsi="Consolas"/>
                <w:sz w:val="19"/>
                <w:szCs w:val="19"/>
              </w:rPr>
              <w:t>입력하고</w:t>
            </w:r>
            <w:r w:rsidRPr="007222BD">
              <w:rPr>
                <w:rFonts w:ascii="Consolas" w:hAnsi="Consolas"/>
                <w:sz w:val="19"/>
                <w:szCs w:val="19"/>
              </w:rPr>
              <w:t xml:space="preserve"> Enter</w:t>
            </w:r>
            <w:r w:rsidRPr="007222BD">
              <w:rPr>
                <w:rFonts w:ascii="Consolas" w:hAnsi="Consolas"/>
                <w:sz w:val="19"/>
                <w:szCs w:val="19"/>
              </w:rPr>
              <w:t>를</w:t>
            </w:r>
            <w:r w:rsidRPr="007222BD">
              <w:rPr>
                <w:rFonts w:ascii="Consolas" w:hAnsi="Consolas"/>
                <w:sz w:val="19"/>
                <w:szCs w:val="19"/>
              </w:rPr>
              <w:t xml:space="preserve"> </w:t>
            </w:r>
            <w:r w:rsidRPr="007222BD">
              <w:rPr>
                <w:rFonts w:ascii="Consolas" w:hAnsi="Consolas"/>
                <w:sz w:val="19"/>
                <w:szCs w:val="19"/>
              </w:rPr>
              <w:t>누르세요</w:t>
            </w:r>
            <w:r w:rsidRPr="007222BD">
              <w:rPr>
                <w:rFonts w:ascii="Consolas" w:hAnsi="Consolas"/>
                <w:sz w:val="19"/>
                <w:szCs w:val="19"/>
              </w:rPr>
              <w:t>.</w:t>
            </w:r>
          </w:p>
          <w:p w14:paraId="540759B7" w14:textId="77777777" w:rsidR="007222BD" w:rsidRPr="007222BD" w:rsidRDefault="007222BD" w:rsidP="007222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 w:rsidRPr="007222BD">
              <w:rPr>
                <w:rFonts w:ascii="Consolas" w:hAnsi="Consolas"/>
                <w:sz w:val="19"/>
                <w:szCs w:val="19"/>
              </w:rPr>
              <w:t>Would you like Wrangler to automatically install Cloudflare skills? (Y/n)</w:t>
            </w:r>
          </w:p>
          <w:p w14:paraId="390993D4" w14:textId="77777777" w:rsidR="007222BD" w:rsidRPr="007222BD" w:rsidRDefault="007222BD" w:rsidP="007222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 w:rsidRPr="007222BD">
              <w:rPr>
                <w:rFonts w:ascii="Consolas" w:hAnsi="Consolas"/>
                <w:sz w:val="19"/>
                <w:szCs w:val="19"/>
              </w:rPr>
              <w:t>n</w:t>
            </w:r>
          </w:p>
          <w:p w14:paraId="115FD4C1" w14:textId="3F78F765" w:rsidR="007222BD" w:rsidRDefault="007222BD" w:rsidP="007222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 w:rsidRPr="007222BD">
              <w:rPr>
                <w:rFonts w:ascii="Consolas" w:hAnsi="Consolas"/>
                <w:sz w:val="19"/>
                <w:szCs w:val="19"/>
              </w:rPr>
              <w:t xml:space="preserve">Cloudflare </w:t>
            </w:r>
            <w:r w:rsidRPr="007222BD">
              <w:rPr>
                <w:rFonts w:ascii="Consolas" w:hAnsi="Consolas"/>
                <w:sz w:val="19"/>
                <w:szCs w:val="19"/>
              </w:rPr>
              <w:t>전용</w:t>
            </w:r>
            <w:r w:rsidRPr="007222BD">
              <w:rPr>
                <w:rFonts w:ascii="Consolas" w:hAnsi="Consolas"/>
                <w:sz w:val="19"/>
                <w:szCs w:val="19"/>
              </w:rPr>
              <w:t xml:space="preserve"> AI </w:t>
            </w:r>
            <w:r w:rsidRPr="007222BD">
              <w:rPr>
                <w:rFonts w:ascii="Consolas" w:hAnsi="Consolas"/>
                <w:sz w:val="19"/>
                <w:szCs w:val="19"/>
              </w:rPr>
              <w:t>스킬을</w:t>
            </w:r>
            <w:r w:rsidRPr="007222BD">
              <w:rPr>
                <w:rFonts w:ascii="Consolas" w:hAnsi="Consolas"/>
                <w:sz w:val="19"/>
                <w:szCs w:val="19"/>
              </w:rPr>
              <w:t xml:space="preserve"> Codex </w:t>
            </w:r>
            <w:r w:rsidRPr="007222BD">
              <w:rPr>
                <w:rFonts w:ascii="Consolas" w:hAnsi="Consolas"/>
                <w:sz w:val="19"/>
                <w:szCs w:val="19"/>
              </w:rPr>
              <w:t>등에</w:t>
            </w:r>
            <w:r w:rsidRPr="007222BD">
              <w:rPr>
                <w:rFonts w:ascii="Consolas" w:hAnsi="Consolas"/>
                <w:sz w:val="19"/>
                <w:szCs w:val="19"/>
              </w:rPr>
              <w:t xml:space="preserve"> </w:t>
            </w:r>
            <w:r w:rsidRPr="007222BD">
              <w:rPr>
                <w:rFonts w:ascii="Consolas" w:hAnsi="Consolas"/>
                <w:sz w:val="19"/>
                <w:szCs w:val="19"/>
              </w:rPr>
              <w:t>자동</w:t>
            </w:r>
            <w:r w:rsidRPr="007222BD">
              <w:rPr>
                <w:rFonts w:ascii="Consolas" w:hAnsi="Consolas"/>
                <w:sz w:val="19"/>
                <w:szCs w:val="19"/>
              </w:rPr>
              <w:t xml:space="preserve"> </w:t>
            </w:r>
            <w:r w:rsidRPr="007222BD">
              <w:rPr>
                <w:rFonts w:ascii="Consolas" w:hAnsi="Consolas"/>
                <w:sz w:val="19"/>
                <w:szCs w:val="19"/>
              </w:rPr>
              <w:t>설치할지</w:t>
            </w:r>
            <w:r w:rsidRPr="007222BD">
              <w:rPr>
                <w:rFonts w:ascii="Consolas" w:hAnsi="Consolas"/>
                <w:sz w:val="19"/>
                <w:szCs w:val="19"/>
              </w:rPr>
              <w:t xml:space="preserve"> </w:t>
            </w:r>
            <w:r w:rsidRPr="007222BD">
              <w:rPr>
                <w:rFonts w:ascii="Consolas" w:hAnsi="Consolas"/>
                <w:sz w:val="19"/>
                <w:szCs w:val="19"/>
              </w:rPr>
              <w:t>묻는</w:t>
            </w:r>
            <w:r w:rsidRPr="007222BD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7222BD">
              <w:rPr>
                <w:rFonts w:ascii="Consolas" w:hAnsi="Consolas"/>
                <w:sz w:val="19"/>
                <w:szCs w:val="19"/>
              </w:rPr>
              <w:t>선택사항이며</w:t>
            </w:r>
            <w:proofErr w:type="spellEnd"/>
            <w:r w:rsidRPr="007222BD">
              <w:rPr>
                <w:rFonts w:ascii="Consolas" w:hAnsi="Consolas"/>
                <w:sz w:val="19"/>
                <w:szCs w:val="19"/>
              </w:rPr>
              <w:t xml:space="preserve">, Worker </w:t>
            </w:r>
            <w:r w:rsidRPr="007222BD">
              <w:rPr>
                <w:rFonts w:ascii="Consolas" w:hAnsi="Consolas"/>
                <w:sz w:val="19"/>
                <w:szCs w:val="19"/>
              </w:rPr>
              <w:t>배포에는</w:t>
            </w:r>
            <w:r w:rsidRPr="007222BD">
              <w:rPr>
                <w:rFonts w:ascii="Consolas" w:hAnsi="Consolas"/>
                <w:sz w:val="19"/>
                <w:szCs w:val="19"/>
              </w:rPr>
              <w:t xml:space="preserve"> </w:t>
            </w:r>
            <w:r w:rsidRPr="007222BD">
              <w:rPr>
                <w:rFonts w:ascii="Consolas" w:hAnsi="Consolas"/>
                <w:sz w:val="19"/>
                <w:szCs w:val="19"/>
              </w:rPr>
              <w:t>필요하지</w:t>
            </w:r>
            <w:r w:rsidRPr="007222BD">
              <w:rPr>
                <w:rFonts w:ascii="Consolas" w:hAnsi="Consolas"/>
                <w:sz w:val="19"/>
                <w:szCs w:val="19"/>
              </w:rPr>
              <w:t xml:space="preserve"> </w:t>
            </w:r>
            <w:r w:rsidRPr="007222BD">
              <w:rPr>
                <w:rFonts w:ascii="Consolas" w:hAnsi="Consolas"/>
                <w:sz w:val="19"/>
                <w:szCs w:val="19"/>
              </w:rPr>
              <w:t>않습니다</w:t>
            </w:r>
            <w:r w:rsidRPr="007222BD">
              <w:rPr>
                <w:rFonts w:ascii="Consolas" w:hAnsi="Consolas"/>
                <w:sz w:val="19"/>
                <w:szCs w:val="19"/>
              </w:rPr>
              <w:t>.</w:t>
            </w:r>
          </w:p>
          <w:p w14:paraId="50187FB1" w14:textId="77777777" w:rsidR="007222BD" w:rsidRDefault="007222BD" w:rsidP="007222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0C08FD75" w14:textId="77777777" w:rsidR="007222BD" w:rsidRPr="007222BD" w:rsidRDefault="007222BD" w:rsidP="007222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29B04DD8" w14:textId="77777777" w:rsidR="00B610B7" w:rsidRPr="007222BD" w:rsidRDefault="00000000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KV </w:t>
            </w:r>
            <w:r>
              <w:rPr>
                <w:rFonts w:ascii="Consolas" w:hAnsi="Consolas"/>
                <w:sz w:val="19"/>
                <w:szCs w:val="19"/>
              </w:rPr>
              <w:t>네임스페이스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생성</w:t>
            </w:r>
            <w:r>
              <w:rPr>
                <w:rFonts w:ascii="Consolas" w:hAnsi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/>
                <w:sz w:val="19"/>
                <w:szCs w:val="19"/>
              </w:rPr>
              <w:t>코드</w:t>
            </w:r>
            <w:r>
              <w:rPr>
                <w:rFonts w:ascii="Consolas" w:hAnsi="Consolas"/>
                <w:sz w:val="19"/>
                <w:szCs w:val="19"/>
              </w:rPr>
              <w:t xml:space="preserve">-&gt;URL </w:t>
            </w:r>
            <w:r>
              <w:rPr>
                <w:rFonts w:ascii="Consolas" w:hAnsi="Consolas"/>
                <w:sz w:val="19"/>
                <w:szCs w:val="19"/>
              </w:rPr>
              <w:t>저장소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77313768" w14:textId="77777777" w:rsidR="00B610B7" w:rsidRDefault="00000000" w:rsidP="007222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npx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wrangler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kv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namespace create LINKS</w:t>
            </w:r>
          </w:p>
          <w:p w14:paraId="26EC258E" w14:textId="77777777" w:rsidR="008D166C" w:rsidRDefault="008D166C" w:rsidP="007222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2A48FE08" w14:textId="77777777" w:rsidR="008D166C" w:rsidRDefault="008D166C" w:rsidP="007222BD">
            <w:pPr>
              <w:spacing w:after="20" w:line="268" w:lineRule="auto"/>
            </w:pPr>
            <w:r>
              <w:rPr>
                <w:noProof/>
              </w:rPr>
              <w:drawing>
                <wp:inline distT="0" distB="0" distL="0" distR="0" wp14:anchorId="36FC350D" wp14:editId="048C0BC4">
                  <wp:extent cx="5731510" cy="3064510"/>
                  <wp:effectExtent l="0" t="0" r="2540" b="2540"/>
                  <wp:docPr id="138746127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46127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6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097940" w14:textId="77777777" w:rsidR="008D166C" w:rsidRPr="008D166C" w:rsidRDefault="008D166C" w:rsidP="007222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57496A9F" w14:textId="77777777" w:rsidR="008D166C" w:rsidRPr="008D166C" w:rsidRDefault="008D166C" w:rsidP="008D166C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 w:rsidRPr="008D166C">
              <w:rPr>
                <w:rFonts w:ascii="Consolas" w:hAnsi="Consolas"/>
                <w:sz w:val="19"/>
                <w:szCs w:val="19"/>
              </w:rPr>
              <w:lastRenderedPageBreak/>
              <w:t xml:space="preserve">C:\DEV\linksnip4&gt;npx wrangler </w:t>
            </w:r>
            <w:proofErr w:type="spellStart"/>
            <w:r w:rsidRPr="008D166C">
              <w:rPr>
                <w:rFonts w:ascii="Consolas" w:hAnsi="Consolas"/>
                <w:sz w:val="19"/>
                <w:szCs w:val="19"/>
              </w:rPr>
              <w:t>kv</w:t>
            </w:r>
            <w:proofErr w:type="spellEnd"/>
            <w:r w:rsidRPr="008D166C">
              <w:rPr>
                <w:rFonts w:ascii="Consolas" w:hAnsi="Consolas"/>
                <w:sz w:val="19"/>
                <w:szCs w:val="19"/>
              </w:rPr>
              <w:t xml:space="preserve"> namespace create LINKS</w:t>
            </w:r>
          </w:p>
          <w:p w14:paraId="368C2D81" w14:textId="77777777" w:rsidR="008D166C" w:rsidRPr="008D166C" w:rsidRDefault="008D166C" w:rsidP="008D166C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3ABA7C3D" w14:textId="77777777" w:rsidR="008D166C" w:rsidRPr="008D166C" w:rsidRDefault="008D166C" w:rsidP="008D166C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 w:rsidRPr="008D166C">
              <w:rPr>
                <w:rFonts w:ascii="Consolas" w:hAnsi="Consolas"/>
                <w:sz w:val="19"/>
                <w:szCs w:val="19"/>
              </w:rPr>
              <w:t xml:space="preserve"> </w:t>
            </w:r>
            <w:r w:rsidRPr="008D166C">
              <w:rPr>
                <w:rFonts w:ascii="Segoe UI Emoji" w:hAnsi="Segoe UI Emoji" w:cs="Segoe UI Emoji"/>
                <w:sz w:val="19"/>
                <w:szCs w:val="19"/>
              </w:rPr>
              <w:t>⛅️</w:t>
            </w:r>
            <w:r w:rsidRPr="008D166C">
              <w:rPr>
                <w:rFonts w:ascii="Consolas" w:hAnsi="Consolas"/>
                <w:sz w:val="19"/>
                <w:szCs w:val="19"/>
              </w:rPr>
              <w:t xml:space="preserve"> wrangler 4.125.0</w:t>
            </w:r>
          </w:p>
          <w:p w14:paraId="1F3D09DA" w14:textId="77777777" w:rsidR="008D166C" w:rsidRPr="008D166C" w:rsidRDefault="008D166C" w:rsidP="008D166C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 w:rsidRPr="008D166C">
              <w:rPr>
                <w:rFonts w:ascii="Consolas" w:hAnsi="Consolas" w:hint="eastAsia"/>
                <w:sz w:val="19"/>
                <w:szCs w:val="19"/>
              </w:rPr>
              <w:t>────────────────────</w:t>
            </w:r>
          </w:p>
          <w:p w14:paraId="03AFB3EF" w14:textId="77777777" w:rsidR="008D166C" w:rsidRPr="008D166C" w:rsidRDefault="008D166C" w:rsidP="008D166C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 w:rsidRPr="008D166C">
              <w:rPr>
                <w:rFonts w:ascii="Consolas" w:hAnsi="Consolas"/>
                <w:sz w:val="19"/>
                <w:szCs w:val="19"/>
              </w:rPr>
              <w:t>Resource location: remote</w:t>
            </w:r>
          </w:p>
          <w:p w14:paraId="06969319" w14:textId="77777777" w:rsidR="008D166C" w:rsidRPr="008D166C" w:rsidRDefault="008D166C" w:rsidP="008D166C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5995CD32" w14:textId="77777777" w:rsidR="008D166C" w:rsidRPr="008D166C" w:rsidRDefault="008D166C" w:rsidP="008D166C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 w:rsidRPr="008D166C">
              <w:rPr>
                <w:rFonts w:ascii="Segoe UI Emoji" w:hAnsi="Segoe UI Emoji" w:cs="Segoe UI Emoji"/>
                <w:sz w:val="19"/>
                <w:szCs w:val="19"/>
              </w:rPr>
              <w:t>🌀</w:t>
            </w:r>
            <w:r w:rsidRPr="008D166C">
              <w:rPr>
                <w:rFonts w:ascii="Consolas" w:hAnsi="Consolas"/>
                <w:sz w:val="19"/>
                <w:szCs w:val="19"/>
              </w:rPr>
              <w:t xml:space="preserve"> Creating namespace with title "LINKS"</w:t>
            </w:r>
          </w:p>
          <w:p w14:paraId="62EDC9F5" w14:textId="77777777" w:rsidR="008D166C" w:rsidRPr="008D166C" w:rsidRDefault="008D166C" w:rsidP="008D166C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 w:rsidRPr="008D166C">
              <w:rPr>
                <w:rFonts w:ascii="Segoe UI Emoji" w:hAnsi="Segoe UI Emoji" w:cs="Segoe UI Emoji"/>
                <w:sz w:val="19"/>
                <w:szCs w:val="19"/>
              </w:rPr>
              <w:t>✨</w:t>
            </w:r>
            <w:r w:rsidRPr="008D166C">
              <w:rPr>
                <w:rFonts w:ascii="Consolas" w:hAnsi="Consolas"/>
                <w:sz w:val="19"/>
                <w:szCs w:val="19"/>
              </w:rPr>
              <w:t xml:space="preserve"> Success!</w:t>
            </w:r>
          </w:p>
          <w:p w14:paraId="5769B131" w14:textId="77777777" w:rsidR="008D166C" w:rsidRPr="008D166C" w:rsidRDefault="008D166C" w:rsidP="008D166C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 w:rsidRPr="008D166C">
              <w:rPr>
                <w:rFonts w:ascii="Consolas" w:hAnsi="Consolas"/>
                <w:sz w:val="19"/>
                <w:szCs w:val="19"/>
              </w:rPr>
              <w:t>To access your new KV Namespace in your Worker, add the following snippet to your configuration file:</w:t>
            </w:r>
          </w:p>
          <w:p w14:paraId="0CBF81F1" w14:textId="77777777" w:rsidR="008D166C" w:rsidRPr="008D166C" w:rsidRDefault="008D166C" w:rsidP="008D166C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 w:rsidRPr="008D166C">
              <w:rPr>
                <w:rFonts w:ascii="Consolas" w:hAnsi="Consolas"/>
                <w:sz w:val="19"/>
                <w:szCs w:val="19"/>
              </w:rPr>
              <w:t>{</w:t>
            </w:r>
          </w:p>
          <w:p w14:paraId="29E8A590" w14:textId="77777777" w:rsidR="008D166C" w:rsidRPr="008D166C" w:rsidRDefault="008D166C" w:rsidP="008D166C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 w:rsidRPr="008D166C">
              <w:rPr>
                <w:rFonts w:ascii="Consolas" w:hAnsi="Consolas"/>
                <w:sz w:val="19"/>
                <w:szCs w:val="19"/>
              </w:rPr>
              <w:t xml:space="preserve">  "</w:t>
            </w:r>
            <w:proofErr w:type="spellStart"/>
            <w:proofErr w:type="gramStart"/>
            <w:r w:rsidRPr="008D166C">
              <w:rPr>
                <w:rFonts w:ascii="Consolas" w:hAnsi="Consolas"/>
                <w:sz w:val="19"/>
                <w:szCs w:val="19"/>
              </w:rPr>
              <w:t>kv</w:t>
            </w:r>
            <w:proofErr w:type="gramEnd"/>
            <w:r w:rsidRPr="008D166C">
              <w:rPr>
                <w:rFonts w:ascii="Consolas" w:hAnsi="Consolas"/>
                <w:sz w:val="19"/>
                <w:szCs w:val="19"/>
              </w:rPr>
              <w:t>_namespaces</w:t>
            </w:r>
            <w:proofErr w:type="spellEnd"/>
            <w:r w:rsidRPr="008D166C">
              <w:rPr>
                <w:rFonts w:ascii="Consolas" w:hAnsi="Consolas"/>
                <w:sz w:val="19"/>
                <w:szCs w:val="19"/>
              </w:rPr>
              <w:t>": [</w:t>
            </w:r>
          </w:p>
          <w:p w14:paraId="5D2442D4" w14:textId="77777777" w:rsidR="008D166C" w:rsidRPr="008D166C" w:rsidRDefault="008D166C" w:rsidP="008D166C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 w:rsidRPr="008D166C">
              <w:rPr>
                <w:rFonts w:ascii="Consolas" w:hAnsi="Consolas"/>
                <w:sz w:val="19"/>
                <w:szCs w:val="19"/>
              </w:rPr>
              <w:t xml:space="preserve">    {</w:t>
            </w:r>
          </w:p>
          <w:p w14:paraId="53249DB9" w14:textId="77777777" w:rsidR="008D166C" w:rsidRPr="008D166C" w:rsidRDefault="008D166C" w:rsidP="008D166C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 w:rsidRPr="008D166C">
              <w:rPr>
                <w:rFonts w:ascii="Consolas" w:hAnsi="Consolas"/>
                <w:sz w:val="19"/>
                <w:szCs w:val="19"/>
              </w:rPr>
              <w:t xml:space="preserve">      "binding": "LINKS",</w:t>
            </w:r>
          </w:p>
          <w:p w14:paraId="3EC3B2D3" w14:textId="77777777" w:rsidR="008D166C" w:rsidRPr="008D166C" w:rsidRDefault="008D166C" w:rsidP="008D166C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 w:rsidRPr="008D166C">
              <w:rPr>
                <w:rFonts w:ascii="Consolas" w:hAnsi="Consolas"/>
                <w:sz w:val="19"/>
                <w:szCs w:val="19"/>
              </w:rPr>
              <w:t xml:space="preserve">      "id": "a4999c63db134d06bb88ad1301d5bb5a"</w:t>
            </w:r>
          </w:p>
          <w:p w14:paraId="74B022B7" w14:textId="77777777" w:rsidR="008D166C" w:rsidRPr="008D166C" w:rsidRDefault="008D166C" w:rsidP="008D166C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 w:rsidRPr="008D166C">
              <w:rPr>
                <w:rFonts w:ascii="Consolas" w:hAnsi="Consolas"/>
                <w:sz w:val="19"/>
                <w:szCs w:val="19"/>
              </w:rPr>
              <w:t xml:space="preserve">    }</w:t>
            </w:r>
          </w:p>
          <w:p w14:paraId="2430AD0F" w14:textId="77777777" w:rsidR="008D166C" w:rsidRPr="008D166C" w:rsidRDefault="008D166C" w:rsidP="008D166C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 w:rsidRPr="008D166C">
              <w:rPr>
                <w:rFonts w:ascii="Consolas" w:hAnsi="Consolas"/>
                <w:sz w:val="19"/>
                <w:szCs w:val="19"/>
              </w:rPr>
              <w:t xml:space="preserve">  ]</w:t>
            </w:r>
          </w:p>
          <w:p w14:paraId="7A6BE58C" w14:textId="77777777" w:rsidR="008D166C" w:rsidRPr="008D166C" w:rsidRDefault="008D166C" w:rsidP="008D166C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 w:rsidRPr="008D166C">
              <w:rPr>
                <w:rFonts w:ascii="Consolas" w:hAnsi="Consolas"/>
                <w:sz w:val="19"/>
                <w:szCs w:val="19"/>
              </w:rPr>
              <w:t>}</w:t>
            </w:r>
          </w:p>
          <w:p w14:paraId="1852288B" w14:textId="77777777" w:rsidR="008D166C" w:rsidRPr="008D166C" w:rsidRDefault="008D166C" w:rsidP="008D166C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1ECB742C" w14:textId="22EA1991" w:rsidR="008D166C" w:rsidRPr="008D166C" w:rsidRDefault="008D166C" w:rsidP="008D166C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 w:rsidRPr="008D166C">
              <w:rPr>
                <w:rFonts w:ascii="Consolas" w:hAnsi="Consolas"/>
                <w:sz w:val="19"/>
                <w:szCs w:val="19"/>
              </w:rPr>
              <w:t>C:\DEV\linksnip4&gt;</w:t>
            </w:r>
          </w:p>
          <w:p w14:paraId="6BA70E9D" w14:textId="3732E807" w:rsidR="008D166C" w:rsidRDefault="008D166C" w:rsidP="007222BD">
            <w:pPr>
              <w:spacing w:after="20" w:line="268" w:lineRule="auto"/>
            </w:pPr>
          </w:p>
        </w:tc>
      </w:tr>
    </w:tbl>
    <w:p w14:paraId="2F19139A" w14:textId="77777777" w:rsidR="00B610B7" w:rsidRDefault="00000000">
      <w:pPr>
        <w:spacing w:after="120"/>
      </w:pPr>
      <w:r>
        <w:lastRenderedPageBreak/>
        <w:t>출력된 KV id를 Codex에게 알려 주고 설정과 함수 코드를 만들게 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610B7" w14:paraId="5EF66167" w14:textId="77777777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11BC22" w14:textId="77777777" w:rsidR="00B610B7" w:rsidRDefault="00000000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 (KV + Functions)</w:t>
            </w:r>
          </w:p>
          <w:p w14:paraId="736B563D" w14:textId="38A0DE83" w:rsidR="00B610B7" w:rsidRDefault="00000000">
            <w:pPr>
              <w:spacing w:after="40" w:line="268" w:lineRule="auto"/>
            </w:pPr>
            <w:r>
              <w:rPr>
                <w:sz w:val="21"/>
                <w:szCs w:val="21"/>
              </w:rPr>
              <w:t>Cloudflare Pages Functions로 LinkSnip</w:t>
            </w:r>
            <w:r w:rsidR="008D166C">
              <w:rPr>
                <w:rFonts w:hint="eastAsia"/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백엔드를</w:t>
            </w:r>
            <w:proofErr w:type="spellEnd"/>
            <w:r>
              <w:rPr>
                <w:sz w:val="21"/>
                <w:szCs w:val="21"/>
              </w:rPr>
              <w:t xml:space="preserve"> 구성해줘.</w:t>
            </w:r>
          </w:p>
          <w:p w14:paraId="77D865F5" w14:textId="77777777" w:rsidR="00B610B7" w:rsidRDefault="00000000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1) </w:t>
            </w:r>
            <w:proofErr w:type="spellStart"/>
            <w:proofErr w:type="gramStart"/>
            <w:r>
              <w:rPr>
                <w:sz w:val="21"/>
                <w:szCs w:val="21"/>
              </w:rPr>
              <w:t>wrangler.toml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에 방금 만든 KV 네임스페이스(LINKS, id는 &lt;붙여넣기&gt;)를 바인딩한다.</w:t>
            </w:r>
          </w:p>
          <w:p w14:paraId="43CC5553" w14:textId="77777777" w:rsidR="00B610B7" w:rsidRDefault="00000000">
            <w:pPr>
              <w:spacing w:after="40" w:line="268" w:lineRule="auto"/>
            </w:pPr>
            <w:r>
              <w:rPr>
                <w:sz w:val="21"/>
                <w:szCs w:val="21"/>
              </w:rPr>
              <w:t>2) functions/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shorten.</w:t>
            </w:r>
            <w:proofErr w:type="gramStart"/>
            <w:r>
              <w:rPr>
                <w:sz w:val="21"/>
                <w:szCs w:val="21"/>
              </w:rPr>
              <w:t>ts</w:t>
            </w:r>
            <w:proofErr w:type="spellEnd"/>
            <w:r>
              <w:rPr>
                <w:sz w:val="21"/>
                <w:szCs w:val="21"/>
              </w:rPr>
              <w:t xml:space="preserve"> :</w:t>
            </w:r>
            <w:proofErr w:type="gramEnd"/>
            <w:r>
              <w:rPr>
                <w:sz w:val="21"/>
                <w:szCs w:val="21"/>
              </w:rPr>
              <w:t xml:space="preserve"> POST 요청으로 받은 </w:t>
            </w:r>
            <w:proofErr w:type="spellStart"/>
            <w:r>
              <w:rPr>
                <w:sz w:val="21"/>
                <w:szCs w:val="21"/>
              </w:rPr>
              <w:t>url</w:t>
            </w:r>
            <w:proofErr w:type="spellEnd"/>
            <w:r>
              <w:rPr>
                <w:sz w:val="21"/>
                <w:szCs w:val="21"/>
              </w:rPr>
              <w:t>을 검증하고 6자리 코드를</w:t>
            </w:r>
          </w:p>
          <w:p w14:paraId="10F22B98" w14:textId="77777777" w:rsidR="00B610B7" w:rsidRDefault="00000000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  생성해 KV에 저장한 뒤 </w:t>
            </w:r>
            <w:proofErr w:type="gramStart"/>
            <w:r>
              <w:rPr>
                <w:sz w:val="21"/>
                <w:szCs w:val="21"/>
              </w:rPr>
              <w:t>{ code</w:t>
            </w:r>
            <w:proofErr w:type="gramEnd"/>
            <w:r>
              <w:rPr>
                <w:sz w:val="21"/>
                <w:szCs w:val="21"/>
              </w:rPr>
              <w:t xml:space="preserve">, </w:t>
            </w:r>
            <w:proofErr w:type="spellStart"/>
            <w:proofErr w:type="gramStart"/>
            <w:r>
              <w:rPr>
                <w:sz w:val="21"/>
                <w:szCs w:val="21"/>
              </w:rPr>
              <w:t>shortUrl</w:t>
            </w:r>
            <w:proofErr w:type="spellEnd"/>
            <w:r>
              <w:rPr>
                <w:sz w:val="21"/>
                <w:szCs w:val="21"/>
              </w:rPr>
              <w:t xml:space="preserve"> }</w:t>
            </w:r>
            <w:proofErr w:type="gramEnd"/>
            <w:r>
              <w:rPr>
                <w:sz w:val="21"/>
                <w:szCs w:val="21"/>
              </w:rPr>
              <w:t xml:space="preserve"> 을 반환한다(중복 코드 방지).</w:t>
            </w:r>
          </w:p>
          <w:p w14:paraId="357F22E9" w14:textId="77777777" w:rsidR="00B610B7" w:rsidRDefault="00000000">
            <w:pPr>
              <w:spacing w:after="40" w:line="268" w:lineRule="auto"/>
            </w:pPr>
            <w:r>
              <w:rPr>
                <w:sz w:val="21"/>
                <w:szCs w:val="21"/>
              </w:rPr>
              <w:t>3) functions/[code].</w:t>
            </w:r>
            <w:proofErr w:type="spellStart"/>
            <w:proofErr w:type="gramStart"/>
            <w:r>
              <w:rPr>
                <w:sz w:val="21"/>
                <w:szCs w:val="21"/>
              </w:rPr>
              <w:t>ts</w:t>
            </w:r>
            <w:proofErr w:type="spellEnd"/>
            <w:r>
              <w:rPr>
                <w:sz w:val="21"/>
                <w:szCs w:val="21"/>
              </w:rPr>
              <w:t xml:space="preserve"> :</w:t>
            </w:r>
            <w:proofErr w:type="gramEnd"/>
            <w:r>
              <w:rPr>
                <w:sz w:val="21"/>
                <w:szCs w:val="21"/>
              </w:rPr>
              <w:t xml:space="preserve"> 해당 코드의 원본 URL을 KV에서 찾아 302 리다이렉트,</w:t>
            </w:r>
          </w:p>
          <w:p w14:paraId="696B236D" w14:textId="77777777" w:rsidR="00B610B7" w:rsidRDefault="00000000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  없으면 404 안내 페이지를 반환한다.</w:t>
            </w:r>
          </w:p>
          <w:p w14:paraId="4E3B042F" w14:textId="77777777" w:rsidR="00B610B7" w:rsidRDefault="00000000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4) </w:t>
            </w:r>
            <w:proofErr w:type="spellStart"/>
            <w:r>
              <w:rPr>
                <w:sz w:val="21"/>
                <w:szCs w:val="21"/>
              </w:rPr>
              <w:t>프론트엔드의</w:t>
            </w:r>
            <w:proofErr w:type="spellEnd"/>
            <w:r>
              <w:rPr>
                <w:sz w:val="21"/>
                <w:szCs w:val="21"/>
              </w:rPr>
              <w:t xml:space="preserve"> "줄이기" 버튼이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gramStart"/>
            <w:r>
              <w:rPr>
                <w:sz w:val="21"/>
                <w:szCs w:val="21"/>
              </w:rPr>
              <w:t>shorten 을</w:t>
            </w:r>
            <w:proofErr w:type="gramEnd"/>
            <w:r>
              <w:rPr>
                <w:sz w:val="21"/>
                <w:szCs w:val="21"/>
              </w:rPr>
              <w:t xml:space="preserve"> 호출하도록 연결한다.</w:t>
            </w:r>
          </w:p>
          <w:p w14:paraId="6EC66E9D" w14:textId="77777777" w:rsidR="00B610B7" w:rsidRDefault="00000000">
            <w:pPr>
              <w:spacing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로컬에서 </w:t>
            </w:r>
            <w:proofErr w:type="spellStart"/>
            <w:r>
              <w:rPr>
                <w:sz w:val="21"/>
                <w:szCs w:val="21"/>
              </w:rPr>
              <w:t>npx</w:t>
            </w:r>
            <w:proofErr w:type="spellEnd"/>
            <w:r>
              <w:rPr>
                <w:sz w:val="21"/>
                <w:szCs w:val="21"/>
              </w:rPr>
              <w:t xml:space="preserve"> wrangler pages dev 로 동작을 확인하는 방법도 알려줘.</w:t>
            </w:r>
          </w:p>
          <w:p w14:paraId="6A624D34" w14:textId="77777777" w:rsidR="008D166C" w:rsidRDefault="008D166C">
            <w:pPr>
              <w:spacing w:line="268" w:lineRule="auto"/>
              <w:rPr>
                <w:sz w:val="21"/>
                <w:szCs w:val="21"/>
              </w:rPr>
            </w:pPr>
          </w:p>
          <w:p w14:paraId="12A29718" w14:textId="17A154CA" w:rsidR="008D166C" w:rsidRDefault="008D166C">
            <w:pPr>
              <w:spacing w:line="268" w:lineRule="auto"/>
              <w:rPr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33E76B7" wp14:editId="2E5D2033">
                  <wp:extent cx="5731510" cy="4044950"/>
                  <wp:effectExtent l="0" t="0" r="2540" b="0"/>
                  <wp:docPr id="127330157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30157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4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373086" w14:textId="77777777" w:rsidR="008D166C" w:rsidRDefault="008D166C">
            <w:pPr>
              <w:spacing w:line="268" w:lineRule="auto"/>
            </w:pPr>
          </w:p>
          <w:p w14:paraId="491C5504" w14:textId="03E6A55F" w:rsidR="008D166C" w:rsidRDefault="008D166C">
            <w:pPr>
              <w:spacing w:line="268" w:lineRule="auto"/>
            </w:pPr>
            <w:r>
              <w:rPr>
                <w:noProof/>
              </w:rPr>
              <w:drawing>
                <wp:inline distT="0" distB="0" distL="0" distR="0" wp14:anchorId="4262CEA1" wp14:editId="639DDB44">
                  <wp:extent cx="5731510" cy="4044950"/>
                  <wp:effectExtent l="0" t="0" r="2540" b="0"/>
                  <wp:docPr id="97528958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289582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4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10B7" w14:paraId="0133AEF1" w14:textId="77777777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039C4A" w14:textId="77777777" w:rsidR="00B610B7" w:rsidRDefault="00000000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lastRenderedPageBreak/>
              <w:t>터미널 (로컬 통합 미리보기)</w:t>
            </w:r>
          </w:p>
          <w:p w14:paraId="7E8F7DA0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로컬에서</w:t>
            </w:r>
            <w:r>
              <w:rPr>
                <w:rFonts w:ascii="Consolas" w:hAnsi="Consolas"/>
                <w:sz w:val="19"/>
                <w:szCs w:val="19"/>
              </w:rPr>
              <w:t xml:space="preserve"> Functions</w:t>
            </w:r>
            <w:r>
              <w:rPr>
                <w:rFonts w:ascii="Consolas" w:hAnsi="Consolas"/>
                <w:sz w:val="19"/>
                <w:szCs w:val="19"/>
              </w:rPr>
              <w:t>까지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포함해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미리보기</w:t>
            </w:r>
          </w:p>
          <w:p w14:paraId="61D34C8C" w14:textId="77777777" w:rsidR="00B610B7" w:rsidRDefault="00000000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build</w:t>
            </w:r>
          </w:p>
          <w:p w14:paraId="022C8695" w14:textId="77777777" w:rsidR="00B610B7" w:rsidRDefault="00000000">
            <w:pPr>
              <w:spacing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npx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wrangler pages dev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dist</w:t>
            </w:r>
            <w:proofErr w:type="spellEnd"/>
          </w:p>
        </w:tc>
      </w:tr>
    </w:tbl>
    <w:p w14:paraId="36CAF87E" w14:textId="77777777" w:rsidR="00B610B7" w:rsidRDefault="00B610B7">
      <w:pPr>
        <w:spacing w:after="40"/>
      </w:pPr>
    </w:p>
    <w:p w14:paraId="331B8680" w14:textId="12686FD2" w:rsidR="008D166C" w:rsidRDefault="008D166C">
      <w:pPr>
        <w:spacing w:after="40"/>
      </w:pPr>
      <w:r>
        <w:rPr>
          <w:noProof/>
        </w:rPr>
        <w:drawing>
          <wp:inline distT="0" distB="0" distL="0" distR="0" wp14:anchorId="4B969624" wp14:editId="7A529BCA">
            <wp:extent cx="5731510" cy="3063875"/>
            <wp:effectExtent l="0" t="0" r="2540" b="3175"/>
            <wp:docPr id="8790892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892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CA55" w14:textId="77777777" w:rsidR="008D166C" w:rsidRDefault="008D166C">
      <w:pPr>
        <w:spacing w:after="40"/>
      </w:pPr>
    </w:p>
    <w:p w14:paraId="63F2F41A" w14:textId="29E40691" w:rsidR="00604187" w:rsidRDefault="00604187">
      <w:pPr>
        <w:spacing w:after="40"/>
      </w:pPr>
      <w:r w:rsidRPr="00604187">
        <w:t>C:\DEV\linksnip4&gt;npm run dev</w:t>
      </w:r>
    </w:p>
    <w:p w14:paraId="4E6CDBA5" w14:textId="750B5E70" w:rsidR="00604187" w:rsidRDefault="00604187">
      <w:pPr>
        <w:spacing w:after="40"/>
      </w:pPr>
      <w:r>
        <w:rPr>
          <w:noProof/>
        </w:rPr>
        <w:drawing>
          <wp:inline distT="0" distB="0" distL="0" distR="0" wp14:anchorId="5032F482" wp14:editId="478D90EA">
            <wp:extent cx="5731510" cy="3064510"/>
            <wp:effectExtent l="0" t="0" r="2540" b="2540"/>
            <wp:docPr id="12202206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206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BB9B" w14:textId="77777777" w:rsidR="00604187" w:rsidRDefault="00604187">
      <w:pPr>
        <w:spacing w:after="40"/>
      </w:pPr>
    </w:p>
    <w:p w14:paraId="3A3A6355" w14:textId="05E6FDE3" w:rsidR="00604187" w:rsidRDefault="00604187">
      <w:pPr>
        <w:spacing w:after="40"/>
      </w:pPr>
      <w:r w:rsidRPr="00604187">
        <w:rPr>
          <w:noProof/>
        </w:rPr>
        <w:lastRenderedPageBreak/>
        <w:drawing>
          <wp:inline distT="0" distB="0" distL="0" distR="0" wp14:anchorId="09A6A4C4" wp14:editId="2BFD4459">
            <wp:extent cx="5731510" cy="3087370"/>
            <wp:effectExtent l="0" t="0" r="2540" b="0"/>
            <wp:docPr id="2213842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842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C502" w14:textId="77777777" w:rsidR="00604187" w:rsidRDefault="00604187">
      <w:pPr>
        <w:spacing w:after="40"/>
      </w:pPr>
    </w:p>
    <w:p w14:paraId="15E53342" w14:textId="208D4F23" w:rsidR="00604187" w:rsidRDefault="00604187">
      <w:pPr>
        <w:spacing w:after="40"/>
      </w:pPr>
      <w:r w:rsidRPr="00604187">
        <w:t>입력: https://www.google.com/search?q=cloudflare+workers</w:t>
      </w:r>
    </w:p>
    <w:p w14:paraId="40EEBE99" w14:textId="382AFEC3" w:rsidR="00604187" w:rsidRDefault="00604187">
      <w:pPr>
        <w:spacing w:after="40"/>
      </w:pPr>
      <w:r w:rsidRPr="00604187">
        <w:rPr>
          <w:noProof/>
        </w:rPr>
        <w:drawing>
          <wp:inline distT="0" distB="0" distL="0" distR="0" wp14:anchorId="647C5874" wp14:editId="50AB0D5F">
            <wp:extent cx="5731510" cy="2949575"/>
            <wp:effectExtent l="0" t="0" r="2540" b="3175"/>
            <wp:docPr id="13394015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015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1EE9" w14:textId="77777777" w:rsidR="00604187" w:rsidRDefault="00604187">
      <w:pPr>
        <w:spacing w:after="40"/>
      </w:pPr>
    </w:p>
    <w:p w14:paraId="37E38C36" w14:textId="0B92649C" w:rsidR="00604187" w:rsidRDefault="00604187">
      <w:pPr>
        <w:spacing w:after="40"/>
      </w:pPr>
      <w:r w:rsidRPr="00604187">
        <w:rPr>
          <w:noProof/>
        </w:rPr>
        <w:lastRenderedPageBreak/>
        <w:drawing>
          <wp:inline distT="0" distB="0" distL="0" distR="0" wp14:anchorId="0A2A5F4F" wp14:editId="594513E4">
            <wp:extent cx="5731510" cy="3768725"/>
            <wp:effectExtent l="0" t="0" r="2540" b="3175"/>
            <wp:docPr id="19433850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850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FA8C" w14:textId="77777777" w:rsidR="00604187" w:rsidRDefault="00604187">
      <w:pPr>
        <w:spacing w:after="4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5A664F07" w14:textId="77777777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ABD94E" w14:textId="77777777" w:rsidR="00B610B7" w:rsidRDefault="00000000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인앱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 xml:space="preserve"> 브라우저로 동작 확인</w:t>
            </w:r>
          </w:p>
          <w:p w14:paraId="12BC3C69" w14:textId="77777777" w:rsidR="00B610B7" w:rsidRDefault="00000000">
            <w:pPr>
              <w:spacing w:line="272" w:lineRule="auto"/>
            </w:pPr>
            <w:r>
              <w:rPr>
                <w:sz w:val="21"/>
                <w:szCs w:val="21"/>
              </w:rPr>
              <w:t xml:space="preserve">Codex App의 </w:t>
            </w:r>
            <w:proofErr w:type="spellStart"/>
            <w:r>
              <w:rPr>
                <w:sz w:val="21"/>
                <w:szCs w:val="21"/>
              </w:rPr>
              <w:t>인앱</w:t>
            </w:r>
            <w:proofErr w:type="spellEnd"/>
            <w:r>
              <w:rPr>
                <w:sz w:val="21"/>
                <w:szCs w:val="21"/>
              </w:rPr>
              <w:t xml:space="preserve"> 브라우저나 일반 브라우저로 미리보기 주소를 열어, URL을 줄이고 → 복사 → 짧은 링크 접속 → 원본으로 이동되는 전체 흐름을 직접 확인하세요.</w:t>
            </w:r>
          </w:p>
        </w:tc>
      </w:tr>
    </w:tbl>
    <w:p w14:paraId="21F292F1" w14:textId="52618B2B" w:rsidR="00B610B7" w:rsidRDefault="00000000">
      <w:pPr>
        <w:pStyle w:val="2"/>
        <w:spacing w:before="240" w:after="110"/>
      </w:pPr>
      <w:bookmarkStart w:id="8" w:name="_Toc237702154"/>
      <w:r>
        <w:rPr>
          <w:b/>
          <w:bCs/>
          <w:color w:val="3A3222"/>
          <w:sz w:val="25"/>
          <w:szCs w:val="25"/>
        </w:rPr>
        <w:t xml:space="preserve">11-4. ▶ 실습: GitHub </w:t>
      </w:r>
      <w:bookmarkEnd w:id="8"/>
      <w:r w:rsidR="002476BE">
        <w:rPr>
          <w:rFonts w:hint="eastAsia"/>
          <w:b/>
          <w:bCs/>
          <w:color w:val="3A3222"/>
          <w:sz w:val="25"/>
          <w:szCs w:val="25"/>
        </w:rPr>
        <w:t>업로드</w:t>
      </w:r>
    </w:p>
    <w:p w14:paraId="71FBE165" w14:textId="0324C345" w:rsidR="00B610B7" w:rsidRDefault="00B610B7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0B67257B" w14:textId="77777777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02C238" w14:textId="77777777" w:rsidR="00B610B7" w:rsidRDefault="00000000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터미널</w:t>
            </w:r>
          </w:p>
          <w:p w14:paraId="30506AAA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2476BE">
              <w:rPr>
                <w:rFonts w:ascii="Consolas" w:hAnsi="Consolas"/>
                <w:b/>
                <w:bCs/>
                <w:sz w:val="24"/>
                <w:szCs w:val="24"/>
              </w:rPr>
              <w:t>C:\DEV\linksnip4&gt;npm run build</w:t>
            </w:r>
          </w:p>
          <w:p w14:paraId="1818D6E0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</w:p>
          <w:p w14:paraId="0BF7FE0F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&gt; build</w:t>
            </w:r>
          </w:p>
          <w:p w14:paraId="43DA3F25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&gt; 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tsc</w:t>
            </w:r>
            <w:proofErr w:type="spellEnd"/>
          </w:p>
          <w:p w14:paraId="26B5430A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</w:p>
          <w:p w14:paraId="12D98CE2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</w:p>
          <w:p w14:paraId="3EFE810F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2476BE">
              <w:rPr>
                <w:rFonts w:ascii="Consolas" w:hAnsi="Consolas"/>
                <w:b/>
                <w:bCs/>
                <w:sz w:val="24"/>
                <w:szCs w:val="24"/>
              </w:rPr>
              <w:t>C:\DEV\linksnip4&gt;npm test</w:t>
            </w:r>
          </w:p>
          <w:p w14:paraId="44A9F6D0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</w:p>
          <w:p w14:paraId="476E65A6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&gt; test</w:t>
            </w:r>
          </w:p>
          <w:p w14:paraId="713E7435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&gt; node --experimental-strip-types --test</w:t>
            </w:r>
          </w:p>
          <w:p w14:paraId="03FD0C78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</w:p>
          <w:p w14:paraId="1DD40AC6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(node:33480) 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ExperimentalWarning</w:t>
            </w:r>
            <w:proofErr w:type="spellEnd"/>
            <w:r w:rsidRPr="002476BE">
              <w:rPr>
                <w:rFonts w:ascii="Consolas" w:hAnsi="Consolas"/>
                <w:sz w:val="16"/>
                <w:szCs w:val="16"/>
              </w:rPr>
              <w:t>: Type Stripping is an experimental feature and might change at any time</w:t>
            </w:r>
          </w:p>
          <w:p w14:paraId="6AAE03BA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(Use `node --trace-warnings ...` to show where the warning was created)</w:t>
            </w:r>
          </w:p>
          <w:p w14:paraId="30D1E072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Segoe UI Symbol" w:hAnsi="Segoe UI Symbol" w:cs="Segoe UI Symbol"/>
                <w:sz w:val="16"/>
                <w:szCs w:val="16"/>
              </w:rPr>
              <w:lastRenderedPageBreak/>
              <w:t>✔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OpenRouter</w:t>
            </w:r>
            <w:proofErr w:type="spellEnd"/>
            <w:r w:rsidRPr="002476BE">
              <w:rPr>
                <w:rFonts w:ascii="Consolas" w:hAnsi="Consolas"/>
                <w:sz w:val="16"/>
                <w:szCs w:val="16"/>
              </w:rPr>
              <w:t>에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URL</w:t>
            </w:r>
            <w:r w:rsidRPr="002476BE">
              <w:rPr>
                <w:rFonts w:ascii="Consolas" w:hAnsi="Consolas"/>
                <w:sz w:val="16"/>
                <w:szCs w:val="16"/>
              </w:rPr>
              <w:t>을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보내고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한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줄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제목을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반환한다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(15.6874ms)</w:t>
            </w:r>
          </w:p>
          <w:p w14:paraId="7E9C4223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환경변수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모델을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사용한다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(0.4708ms)</w:t>
            </w:r>
          </w:p>
          <w:p w14:paraId="4BA238EB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API </w:t>
            </w:r>
            <w:r w:rsidRPr="002476BE">
              <w:rPr>
                <w:rFonts w:ascii="Consolas" w:hAnsi="Consolas"/>
                <w:sz w:val="16"/>
                <w:szCs w:val="16"/>
              </w:rPr>
              <w:t>키가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없으면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경고하고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빈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문자열을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반환한다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(0.4932ms)</w:t>
            </w:r>
          </w:p>
          <w:p w14:paraId="296E611F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네트워크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오류가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발생하면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경고하고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빈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문자열을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반환한다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(0.4486ms)</w:t>
            </w:r>
          </w:p>
          <w:p w14:paraId="0A909C43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(node:30048) 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ExperimentalWarning</w:t>
            </w:r>
            <w:proofErr w:type="spellEnd"/>
            <w:r w:rsidRPr="002476BE">
              <w:rPr>
                <w:rFonts w:ascii="Consolas" w:hAnsi="Consolas"/>
                <w:sz w:val="16"/>
                <w:szCs w:val="16"/>
              </w:rPr>
              <w:t>: Type Stripping is an experimental feature and might change at any time</w:t>
            </w:r>
          </w:p>
          <w:p w14:paraId="68C75A14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(Use `node --trace-warnings ...` to show where the warning was created)</w:t>
            </w:r>
          </w:p>
          <w:p w14:paraId="42D7A3C2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항상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허용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문자로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된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6</w:t>
            </w:r>
            <w:r w:rsidRPr="002476BE">
              <w:rPr>
                <w:rFonts w:ascii="Consolas" w:hAnsi="Consolas"/>
                <w:sz w:val="16"/>
                <w:szCs w:val="16"/>
              </w:rPr>
              <w:t>자리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코드를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생성한다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(5.1634ms)</w:t>
            </w:r>
          </w:p>
          <w:p w14:paraId="65B211EE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주입한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난수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생성기를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사용한다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(0.1198ms)</w:t>
            </w:r>
          </w:p>
          <w:p w14:paraId="7B66CA19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(node:7940) 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ExperimentalWarning</w:t>
            </w:r>
            <w:proofErr w:type="spellEnd"/>
            <w:r w:rsidRPr="002476BE">
              <w:rPr>
                <w:rFonts w:ascii="Consolas" w:hAnsi="Consolas"/>
                <w:sz w:val="16"/>
                <w:szCs w:val="16"/>
              </w:rPr>
              <w:t>: Type Stripping is an experimental feature and might change at any time</w:t>
            </w:r>
          </w:p>
          <w:p w14:paraId="31641DD7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(Use `node --trace-warnings ...` to show where the warning was created)</w:t>
            </w:r>
          </w:p>
          <w:p w14:paraId="68D98537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생성한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코드와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원본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URL</w:t>
            </w:r>
            <w:r w:rsidRPr="002476BE">
              <w:rPr>
                <w:rFonts w:ascii="Consolas" w:hAnsi="Consolas"/>
                <w:sz w:val="16"/>
                <w:szCs w:val="16"/>
              </w:rPr>
              <w:t>을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저장한다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(0.6154ms)</w:t>
            </w:r>
          </w:p>
          <w:p w14:paraId="7BD86D16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충돌한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기존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값을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덮어쓰지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않고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새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코드로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저장한다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(0.118ms)</w:t>
            </w:r>
          </w:p>
          <w:p w14:paraId="38DDEA97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최대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재시도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횟수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동안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충돌하면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실패한다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(0.3465ms)</w:t>
            </w:r>
          </w:p>
          <w:p w14:paraId="347D779A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proofErr w:type="gramStart"/>
            <w:r w:rsidRPr="002476BE">
              <w:rPr>
                <w:rFonts w:ascii="Cambria Math" w:hAnsi="Cambria Math" w:cs="Cambria Math"/>
                <w:sz w:val="16"/>
                <w:szCs w:val="16"/>
              </w:rPr>
              <w:t>ℹ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tests</w:t>
            </w:r>
            <w:proofErr w:type="gramEnd"/>
            <w:r w:rsidRPr="002476BE">
              <w:rPr>
                <w:rFonts w:ascii="Consolas" w:hAnsi="Consolas"/>
                <w:sz w:val="16"/>
                <w:szCs w:val="16"/>
              </w:rPr>
              <w:t xml:space="preserve"> 9</w:t>
            </w:r>
          </w:p>
          <w:p w14:paraId="4C621321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proofErr w:type="gramStart"/>
            <w:r w:rsidRPr="002476BE">
              <w:rPr>
                <w:rFonts w:ascii="Cambria Math" w:hAnsi="Cambria Math" w:cs="Cambria Math"/>
                <w:sz w:val="16"/>
                <w:szCs w:val="16"/>
              </w:rPr>
              <w:t>ℹ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suites</w:t>
            </w:r>
            <w:proofErr w:type="gramEnd"/>
            <w:r w:rsidRPr="002476BE">
              <w:rPr>
                <w:rFonts w:ascii="Consolas" w:hAnsi="Consolas"/>
                <w:sz w:val="16"/>
                <w:szCs w:val="16"/>
              </w:rPr>
              <w:t xml:space="preserve"> 0</w:t>
            </w:r>
          </w:p>
          <w:p w14:paraId="6984BE10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proofErr w:type="gramStart"/>
            <w:r w:rsidRPr="002476BE">
              <w:rPr>
                <w:rFonts w:ascii="Cambria Math" w:hAnsi="Cambria Math" w:cs="Cambria Math"/>
                <w:sz w:val="16"/>
                <w:szCs w:val="16"/>
              </w:rPr>
              <w:t>ℹ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pass</w:t>
            </w:r>
            <w:proofErr w:type="gramEnd"/>
            <w:r w:rsidRPr="002476BE">
              <w:rPr>
                <w:rFonts w:ascii="Consolas" w:hAnsi="Consolas"/>
                <w:sz w:val="16"/>
                <w:szCs w:val="16"/>
              </w:rPr>
              <w:t xml:space="preserve"> 9</w:t>
            </w:r>
          </w:p>
          <w:p w14:paraId="247C6D4A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proofErr w:type="gramStart"/>
            <w:r w:rsidRPr="002476BE">
              <w:rPr>
                <w:rFonts w:ascii="Cambria Math" w:hAnsi="Cambria Math" w:cs="Cambria Math"/>
                <w:sz w:val="16"/>
                <w:szCs w:val="16"/>
              </w:rPr>
              <w:t>ℹ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fail</w:t>
            </w:r>
            <w:proofErr w:type="gramEnd"/>
            <w:r w:rsidRPr="002476BE">
              <w:rPr>
                <w:rFonts w:ascii="Consolas" w:hAnsi="Consolas"/>
                <w:sz w:val="16"/>
                <w:szCs w:val="16"/>
              </w:rPr>
              <w:t xml:space="preserve"> 0</w:t>
            </w:r>
          </w:p>
          <w:p w14:paraId="547984ED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ambria Math" w:hAnsi="Cambria Math" w:cs="Cambria Math"/>
                <w:sz w:val="16"/>
                <w:szCs w:val="16"/>
              </w:rPr>
              <w:t>ℹ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cancelled 0</w:t>
            </w:r>
          </w:p>
          <w:p w14:paraId="54ED5828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ambria Math" w:hAnsi="Cambria Math" w:cs="Cambria Math"/>
                <w:sz w:val="16"/>
                <w:szCs w:val="16"/>
              </w:rPr>
              <w:t>ℹ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skipped 0</w:t>
            </w:r>
          </w:p>
          <w:p w14:paraId="305BCB20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ambria Math" w:hAnsi="Cambria Math" w:cs="Cambria Math"/>
                <w:sz w:val="16"/>
                <w:szCs w:val="16"/>
              </w:rPr>
              <w:t>ℹ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todo</w:t>
            </w:r>
            <w:proofErr w:type="spellEnd"/>
            <w:r w:rsidRPr="002476BE">
              <w:rPr>
                <w:rFonts w:ascii="Consolas" w:hAnsi="Consolas"/>
                <w:sz w:val="16"/>
                <w:szCs w:val="16"/>
              </w:rPr>
              <w:t xml:space="preserve"> 0</w:t>
            </w:r>
          </w:p>
          <w:p w14:paraId="4C8C673C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ambria Math" w:hAnsi="Cambria Math" w:cs="Cambria Math"/>
                <w:sz w:val="16"/>
                <w:szCs w:val="16"/>
              </w:rPr>
              <w:t>ℹ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duration_ms</w:t>
            </w:r>
            <w:proofErr w:type="spellEnd"/>
            <w:r w:rsidRPr="002476BE">
              <w:rPr>
                <w:rFonts w:ascii="Consolas" w:hAnsi="Consolas"/>
                <w:sz w:val="16"/>
                <w:szCs w:val="16"/>
              </w:rPr>
              <w:t xml:space="preserve"> 132.3332</w:t>
            </w:r>
          </w:p>
          <w:p w14:paraId="4161561E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</w:p>
          <w:p w14:paraId="4E319743" w14:textId="77777777" w:rsidR="002476BE" w:rsidRPr="008C7A07" w:rsidRDefault="002476BE" w:rsidP="002476BE">
            <w:pPr>
              <w:spacing w:after="20" w:line="268" w:lineRule="auto"/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8C7A07">
              <w:rPr>
                <w:rFonts w:ascii="Consolas" w:hAnsi="Consolas"/>
                <w:b/>
                <w:bCs/>
                <w:sz w:val="24"/>
                <w:szCs w:val="24"/>
              </w:rPr>
              <w:t xml:space="preserve">C:\DEV\linksnip4&gt;git </w:t>
            </w:r>
            <w:proofErr w:type="gramStart"/>
            <w:r w:rsidRPr="008C7A07">
              <w:rPr>
                <w:rFonts w:ascii="Consolas" w:hAnsi="Consolas"/>
                <w:b/>
                <w:bCs/>
                <w:sz w:val="24"/>
                <w:szCs w:val="24"/>
              </w:rPr>
              <w:t>add .</w:t>
            </w:r>
            <w:proofErr w:type="gramEnd"/>
          </w:p>
          <w:p w14:paraId="5F84C16D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warning: in the working copy of </w:t>
            </w:r>
            <w:proofErr w:type="gramStart"/>
            <w:r w:rsidRPr="002476BE">
              <w:rPr>
                <w:rFonts w:ascii="Consolas" w:hAnsi="Consolas"/>
                <w:sz w:val="16"/>
                <w:szCs w:val="16"/>
              </w:rPr>
              <w:t>'.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gitignore</w:t>
            </w:r>
            <w:proofErr w:type="spellEnd"/>
            <w:proofErr w:type="gramEnd"/>
            <w:r w:rsidRPr="002476BE">
              <w:rPr>
                <w:rFonts w:ascii="Consolas" w:hAnsi="Consolas"/>
                <w:sz w:val="16"/>
                <w:szCs w:val="16"/>
              </w:rPr>
              <w:t>', LF will be replaced by CRLF the next time Git touches it</w:t>
            </w:r>
          </w:p>
          <w:p w14:paraId="02FD5582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warning: in the working copy of 'README.md', LF will be replaced by CRLF the next time Git touches it</w:t>
            </w:r>
          </w:p>
          <w:p w14:paraId="4BC606B6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warning: in the working copy of 'eslint.config.js', LF will be replaced by CRLF the next time Git touches it</w:t>
            </w:r>
          </w:p>
          <w:p w14:paraId="06FC4D96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warning: in the working copy of 'package-</w:t>
            </w:r>
            <w:proofErr w:type="spellStart"/>
            <w:proofErr w:type="gramStart"/>
            <w:r w:rsidRPr="002476BE">
              <w:rPr>
                <w:rFonts w:ascii="Consolas" w:hAnsi="Consolas"/>
                <w:sz w:val="16"/>
                <w:szCs w:val="16"/>
              </w:rPr>
              <w:t>lock.json</w:t>
            </w:r>
            <w:proofErr w:type="spellEnd"/>
            <w:proofErr w:type="gramEnd"/>
            <w:r w:rsidRPr="002476BE">
              <w:rPr>
                <w:rFonts w:ascii="Consolas" w:hAnsi="Consolas"/>
                <w:sz w:val="16"/>
                <w:szCs w:val="16"/>
              </w:rPr>
              <w:t>', LF will be replaced by CRLF the next time Git touches it</w:t>
            </w:r>
          </w:p>
          <w:p w14:paraId="18393954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warning: in the working copy of '</w:t>
            </w:r>
            <w:proofErr w:type="spellStart"/>
            <w:proofErr w:type="gramStart"/>
            <w:r w:rsidRPr="002476BE">
              <w:rPr>
                <w:rFonts w:ascii="Consolas" w:hAnsi="Consolas"/>
                <w:sz w:val="16"/>
                <w:szCs w:val="16"/>
              </w:rPr>
              <w:t>package.json</w:t>
            </w:r>
            <w:proofErr w:type="spellEnd"/>
            <w:proofErr w:type="gramEnd"/>
            <w:r w:rsidRPr="002476BE">
              <w:rPr>
                <w:rFonts w:ascii="Consolas" w:hAnsi="Consolas"/>
                <w:sz w:val="16"/>
                <w:szCs w:val="16"/>
              </w:rPr>
              <w:t>', LF will be replaced by CRLF the next time Git touches it</w:t>
            </w:r>
          </w:p>
          <w:p w14:paraId="66590A14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warning: in the working copy of '</w:t>
            </w:r>
            <w:proofErr w:type="spellStart"/>
            <w:proofErr w:type="gramStart"/>
            <w:r w:rsidRPr="002476BE">
              <w:rPr>
                <w:rFonts w:ascii="Consolas" w:hAnsi="Consolas"/>
                <w:sz w:val="16"/>
                <w:szCs w:val="16"/>
              </w:rPr>
              <w:t>tsconfig.json</w:t>
            </w:r>
            <w:proofErr w:type="spellEnd"/>
            <w:proofErr w:type="gramEnd"/>
            <w:r w:rsidRPr="002476BE">
              <w:rPr>
                <w:rFonts w:ascii="Consolas" w:hAnsi="Consolas"/>
                <w:sz w:val="16"/>
                <w:szCs w:val="16"/>
              </w:rPr>
              <w:t>', LF will be replaced by CRLF the next time Git touches it</w:t>
            </w:r>
          </w:p>
          <w:p w14:paraId="00E494CF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warning: in the working copy of 'functions/[code].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ts</w:t>
            </w:r>
            <w:proofErr w:type="spellEnd"/>
            <w:r w:rsidRPr="002476BE">
              <w:rPr>
                <w:rFonts w:ascii="Consolas" w:hAnsi="Consolas"/>
                <w:sz w:val="16"/>
                <w:szCs w:val="16"/>
              </w:rPr>
              <w:t>', LF will be replaced by CRLF the next time Git touches it</w:t>
            </w:r>
          </w:p>
          <w:p w14:paraId="5C2D801F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warning: in the working copy of 'functions/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api</w:t>
            </w:r>
            <w:proofErr w:type="spellEnd"/>
            <w:r w:rsidRPr="002476BE">
              <w:rPr>
                <w:rFonts w:ascii="Consolas" w:hAnsi="Consolas"/>
                <w:sz w:val="16"/>
                <w:szCs w:val="16"/>
              </w:rPr>
              <w:t>/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shorten.ts</w:t>
            </w:r>
            <w:proofErr w:type="spellEnd"/>
            <w:r w:rsidRPr="002476BE">
              <w:rPr>
                <w:rFonts w:ascii="Consolas" w:hAnsi="Consolas"/>
                <w:sz w:val="16"/>
                <w:szCs w:val="16"/>
              </w:rPr>
              <w:t>', LF will be replaced by CRLF the next time Git touches it</w:t>
            </w:r>
          </w:p>
          <w:p w14:paraId="58990492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warning: in the working copy of 'functions/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types.ts</w:t>
            </w:r>
            <w:proofErr w:type="spellEnd"/>
            <w:r w:rsidRPr="002476BE">
              <w:rPr>
                <w:rFonts w:ascii="Consolas" w:hAnsi="Consolas"/>
                <w:sz w:val="16"/>
                <w:szCs w:val="16"/>
              </w:rPr>
              <w:t>', LF will be replaced by CRLF the next time Git touches it</w:t>
            </w:r>
          </w:p>
          <w:p w14:paraId="01513C25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warning: in the working copy of 'public/index.html', LF will be replaced by CRLF the next time Git touches it</w:t>
            </w:r>
          </w:p>
          <w:p w14:paraId="247D0885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warning: in the working copy of '</w:t>
            </w:r>
            <w:proofErr w:type="spellStart"/>
            <w:proofErr w:type="gramStart"/>
            <w:r w:rsidRPr="002476BE">
              <w:rPr>
                <w:rFonts w:ascii="Consolas" w:hAnsi="Consolas"/>
                <w:sz w:val="16"/>
                <w:szCs w:val="16"/>
              </w:rPr>
              <w:t>wrangler.toml</w:t>
            </w:r>
            <w:proofErr w:type="spellEnd"/>
            <w:proofErr w:type="gramEnd"/>
            <w:r w:rsidRPr="002476BE">
              <w:rPr>
                <w:rFonts w:ascii="Consolas" w:hAnsi="Consolas"/>
                <w:sz w:val="16"/>
                <w:szCs w:val="16"/>
              </w:rPr>
              <w:t>', LF will be replaced by CRLF the next time Git touches it</w:t>
            </w:r>
          </w:p>
          <w:p w14:paraId="6BBCAF2E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</w:p>
          <w:p w14:paraId="40996D63" w14:textId="77777777" w:rsidR="002476BE" w:rsidRPr="008C7A07" w:rsidRDefault="002476BE" w:rsidP="002476BE">
            <w:pPr>
              <w:spacing w:after="20" w:line="268" w:lineRule="auto"/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8C7A07">
              <w:rPr>
                <w:rFonts w:ascii="Consolas" w:hAnsi="Consolas"/>
                <w:b/>
                <w:bCs/>
                <w:sz w:val="24"/>
                <w:szCs w:val="24"/>
              </w:rPr>
              <w:t>C:\DEV\linksnip4&gt;git status</w:t>
            </w:r>
          </w:p>
          <w:p w14:paraId="59063FF6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On branch feature/copy-button</w:t>
            </w:r>
          </w:p>
          <w:p w14:paraId="5FD0A7C4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Your branch is up to date with 'origin/feature/copy-button'.</w:t>
            </w:r>
          </w:p>
          <w:p w14:paraId="62C0FD84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</w:p>
          <w:p w14:paraId="20CA9FB3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Changes to be </w:t>
            </w:r>
            <w:proofErr w:type="gramStart"/>
            <w:r w:rsidRPr="002476BE">
              <w:rPr>
                <w:rFonts w:ascii="Consolas" w:hAnsi="Consolas"/>
                <w:sz w:val="16"/>
                <w:szCs w:val="16"/>
              </w:rPr>
              <w:t>committed</w:t>
            </w:r>
            <w:proofErr w:type="gramEnd"/>
            <w:r w:rsidRPr="002476BE">
              <w:rPr>
                <w:rFonts w:ascii="Consolas" w:hAnsi="Consolas"/>
                <w:sz w:val="16"/>
                <w:szCs w:val="16"/>
              </w:rPr>
              <w:t>:</w:t>
            </w:r>
          </w:p>
          <w:p w14:paraId="185D5B57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 (use "git restore --staged &lt;file&gt;..." to 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unstage</w:t>
            </w:r>
            <w:proofErr w:type="spellEnd"/>
            <w:r w:rsidRPr="002476BE">
              <w:rPr>
                <w:rFonts w:ascii="Consolas" w:hAnsi="Consolas"/>
                <w:sz w:val="16"/>
                <w:szCs w:val="16"/>
              </w:rPr>
              <w:t>)</w:t>
            </w:r>
          </w:p>
          <w:p w14:paraId="5085CCC1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       modified: </w:t>
            </w:r>
            <w:proofErr w:type="gramStart"/>
            <w:r w:rsidRPr="002476BE">
              <w:rPr>
                <w:rFonts w:ascii="Consolas" w:hAnsi="Consolas"/>
                <w:sz w:val="16"/>
                <w:szCs w:val="16"/>
              </w:rPr>
              <w:t xml:space="preserve">  .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gitignore</w:t>
            </w:r>
            <w:proofErr w:type="spellEnd"/>
            <w:proofErr w:type="gramEnd"/>
          </w:p>
          <w:p w14:paraId="380CF223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       modified:   README.md</w:t>
            </w:r>
          </w:p>
          <w:p w14:paraId="63B20360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lastRenderedPageBreak/>
              <w:t xml:space="preserve">        modified:   eslint.config.js</w:t>
            </w:r>
          </w:p>
          <w:p w14:paraId="3F3871D6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       new file:   functions/[code].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ts</w:t>
            </w:r>
            <w:proofErr w:type="spellEnd"/>
          </w:p>
          <w:p w14:paraId="7373F129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       new file:   functions/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api</w:t>
            </w:r>
            <w:proofErr w:type="spellEnd"/>
            <w:r w:rsidRPr="002476BE">
              <w:rPr>
                <w:rFonts w:ascii="Consolas" w:hAnsi="Consolas"/>
                <w:sz w:val="16"/>
                <w:szCs w:val="16"/>
              </w:rPr>
              <w:t>/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shorten.ts</w:t>
            </w:r>
            <w:proofErr w:type="spellEnd"/>
          </w:p>
          <w:p w14:paraId="41F7AA9B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       new file:   functions/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types.ts</w:t>
            </w:r>
            <w:proofErr w:type="spellEnd"/>
          </w:p>
          <w:p w14:paraId="5558C7C3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       modified:   package-</w:t>
            </w:r>
            <w:proofErr w:type="spellStart"/>
            <w:proofErr w:type="gramStart"/>
            <w:r w:rsidRPr="002476BE">
              <w:rPr>
                <w:rFonts w:ascii="Consolas" w:hAnsi="Consolas"/>
                <w:sz w:val="16"/>
                <w:szCs w:val="16"/>
              </w:rPr>
              <w:t>lock.json</w:t>
            </w:r>
            <w:proofErr w:type="spellEnd"/>
            <w:proofErr w:type="gramEnd"/>
          </w:p>
          <w:p w14:paraId="49F45A4F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       modified:   </w:t>
            </w:r>
            <w:proofErr w:type="spellStart"/>
            <w:proofErr w:type="gramStart"/>
            <w:r w:rsidRPr="002476BE">
              <w:rPr>
                <w:rFonts w:ascii="Consolas" w:hAnsi="Consolas"/>
                <w:sz w:val="16"/>
                <w:szCs w:val="16"/>
              </w:rPr>
              <w:t>package.json</w:t>
            </w:r>
            <w:proofErr w:type="spellEnd"/>
            <w:proofErr w:type="gramEnd"/>
          </w:p>
          <w:p w14:paraId="3E3953B4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       new file:   public/index.html</w:t>
            </w:r>
          </w:p>
          <w:p w14:paraId="384CF369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       modified:   </w:t>
            </w:r>
            <w:proofErr w:type="spellStart"/>
            <w:proofErr w:type="gramStart"/>
            <w:r w:rsidRPr="002476BE">
              <w:rPr>
                <w:rFonts w:ascii="Consolas" w:hAnsi="Consolas"/>
                <w:sz w:val="16"/>
                <w:szCs w:val="16"/>
              </w:rPr>
              <w:t>tsconfig.json</w:t>
            </w:r>
            <w:proofErr w:type="spellEnd"/>
            <w:proofErr w:type="gramEnd"/>
          </w:p>
          <w:p w14:paraId="7B22E6DF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       new file:   </w:t>
            </w:r>
            <w:proofErr w:type="spellStart"/>
            <w:proofErr w:type="gramStart"/>
            <w:r w:rsidRPr="002476BE">
              <w:rPr>
                <w:rFonts w:ascii="Consolas" w:hAnsi="Consolas"/>
                <w:sz w:val="16"/>
                <w:szCs w:val="16"/>
              </w:rPr>
              <w:t>wrangler.toml</w:t>
            </w:r>
            <w:proofErr w:type="spellEnd"/>
            <w:proofErr w:type="gramEnd"/>
          </w:p>
          <w:p w14:paraId="04FFF027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</w:p>
          <w:p w14:paraId="69ACB473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</w:p>
          <w:p w14:paraId="21938708" w14:textId="77777777" w:rsidR="002476BE" w:rsidRPr="008C7A07" w:rsidRDefault="002476BE" w:rsidP="002476BE">
            <w:pPr>
              <w:spacing w:after="20" w:line="268" w:lineRule="auto"/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8C7A07">
              <w:rPr>
                <w:rFonts w:ascii="Consolas" w:hAnsi="Consolas"/>
                <w:b/>
                <w:bCs/>
                <w:sz w:val="24"/>
                <w:szCs w:val="24"/>
              </w:rPr>
              <w:t>C:\DEV\linksnip4&gt;git commit -m "feat: Cloudflare Pages</w:t>
            </w:r>
            <w:r w:rsidRPr="008C7A07">
              <w:rPr>
                <w:rFonts w:ascii="Consolas" w:hAnsi="Consolas"/>
                <w:b/>
                <w:bCs/>
                <w:sz w:val="24"/>
                <w:szCs w:val="24"/>
              </w:rPr>
              <w:t>와</w:t>
            </w:r>
            <w:r w:rsidRPr="008C7A07">
              <w:rPr>
                <w:rFonts w:ascii="Consolas" w:hAnsi="Consolas"/>
                <w:b/>
                <w:bCs/>
                <w:sz w:val="24"/>
                <w:szCs w:val="24"/>
              </w:rPr>
              <w:t xml:space="preserve"> KV </w:t>
            </w:r>
            <w:r w:rsidRPr="008C7A07">
              <w:rPr>
                <w:rFonts w:ascii="Consolas" w:hAnsi="Consolas"/>
                <w:b/>
                <w:bCs/>
                <w:sz w:val="24"/>
                <w:szCs w:val="24"/>
              </w:rPr>
              <w:t>기반</w:t>
            </w:r>
            <w:r w:rsidRPr="008C7A07">
              <w:rPr>
                <w:rFonts w:ascii="Consolas" w:hAnsi="Consolas"/>
                <w:b/>
                <w:bCs/>
                <w:sz w:val="24"/>
                <w:szCs w:val="24"/>
              </w:rPr>
              <w:t xml:space="preserve"> </w:t>
            </w:r>
            <w:r w:rsidRPr="008C7A07">
              <w:rPr>
                <w:rFonts w:ascii="Consolas" w:hAnsi="Consolas"/>
                <w:b/>
                <w:bCs/>
                <w:sz w:val="24"/>
                <w:szCs w:val="24"/>
              </w:rPr>
              <w:t>링크</w:t>
            </w:r>
            <w:r w:rsidRPr="008C7A07">
              <w:rPr>
                <w:rFonts w:ascii="Consolas" w:hAnsi="Consolas"/>
                <w:b/>
                <w:bCs/>
                <w:sz w:val="24"/>
                <w:szCs w:val="24"/>
              </w:rPr>
              <w:t xml:space="preserve"> </w:t>
            </w:r>
            <w:r w:rsidRPr="008C7A07">
              <w:rPr>
                <w:rFonts w:ascii="Consolas" w:hAnsi="Consolas"/>
                <w:b/>
                <w:bCs/>
                <w:sz w:val="24"/>
                <w:szCs w:val="24"/>
              </w:rPr>
              <w:t>단축</w:t>
            </w:r>
            <w:r w:rsidRPr="008C7A07">
              <w:rPr>
                <w:rFonts w:ascii="Consolas" w:hAnsi="Consolas"/>
                <w:b/>
                <w:bCs/>
                <w:sz w:val="24"/>
                <w:szCs w:val="24"/>
              </w:rPr>
              <w:t xml:space="preserve"> </w:t>
            </w:r>
            <w:r w:rsidRPr="008C7A07">
              <w:rPr>
                <w:rFonts w:ascii="Consolas" w:hAnsi="Consolas"/>
                <w:b/>
                <w:bCs/>
                <w:sz w:val="24"/>
                <w:szCs w:val="24"/>
              </w:rPr>
              <w:t>기능</w:t>
            </w:r>
            <w:r w:rsidRPr="008C7A07">
              <w:rPr>
                <w:rFonts w:ascii="Consolas" w:hAnsi="Consolas"/>
                <w:b/>
                <w:bCs/>
                <w:sz w:val="24"/>
                <w:szCs w:val="24"/>
              </w:rPr>
              <w:t xml:space="preserve"> </w:t>
            </w:r>
            <w:r w:rsidRPr="008C7A07">
              <w:rPr>
                <w:rFonts w:ascii="Consolas" w:hAnsi="Consolas"/>
                <w:b/>
                <w:bCs/>
                <w:sz w:val="24"/>
                <w:szCs w:val="24"/>
              </w:rPr>
              <w:t>구현</w:t>
            </w:r>
            <w:r w:rsidRPr="008C7A07">
              <w:rPr>
                <w:rFonts w:ascii="Consolas" w:hAnsi="Consolas"/>
                <w:b/>
                <w:bCs/>
                <w:sz w:val="24"/>
                <w:szCs w:val="24"/>
              </w:rPr>
              <w:t>"</w:t>
            </w:r>
          </w:p>
          <w:p w14:paraId="33AFFCEC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[feature/copy-button 385f4ca] feat: Cloudflare Pages</w:t>
            </w:r>
            <w:r w:rsidRPr="002476BE">
              <w:rPr>
                <w:rFonts w:ascii="Consolas" w:hAnsi="Consolas"/>
                <w:sz w:val="16"/>
                <w:szCs w:val="16"/>
              </w:rPr>
              <w:t>와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KV </w:t>
            </w:r>
            <w:r w:rsidRPr="002476BE">
              <w:rPr>
                <w:rFonts w:ascii="Consolas" w:hAnsi="Consolas"/>
                <w:sz w:val="16"/>
                <w:szCs w:val="16"/>
              </w:rPr>
              <w:t>기반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링크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단축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기능</w:t>
            </w: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2476BE">
              <w:rPr>
                <w:rFonts w:ascii="Consolas" w:hAnsi="Consolas"/>
                <w:sz w:val="16"/>
                <w:szCs w:val="16"/>
              </w:rPr>
              <w:t>구현</w:t>
            </w:r>
          </w:p>
          <w:p w14:paraId="0186BA5D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11 files changed, 1844 </w:t>
            </w:r>
            <w:proofErr w:type="gramStart"/>
            <w:r w:rsidRPr="002476BE">
              <w:rPr>
                <w:rFonts w:ascii="Consolas" w:hAnsi="Consolas"/>
                <w:sz w:val="16"/>
                <w:szCs w:val="16"/>
              </w:rPr>
              <w:t>insertions(</w:t>
            </w:r>
            <w:proofErr w:type="gramEnd"/>
            <w:r w:rsidRPr="002476BE">
              <w:rPr>
                <w:rFonts w:ascii="Consolas" w:hAnsi="Consolas"/>
                <w:sz w:val="16"/>
                <w:szCs w:val="16"/>
              </w:rPr>
              <w:t xml:space="preserve">+), 106 </w:t>
            </w:r>
            <w:proofErr w:type="gramStart"/>
            <w:r w:rsidRPr="002476BE">
              <w:rPr>
                <w:rFonts w:ascii="Consolas" w:hAnsi="Consolas"/>
                <w:sz w:val="16"/>
                <w:szCs w:val="16"/>
              </w:rPr>
              <w:t>deletions(</w:t>
            </w:r>
            <w:proofErr w:type="gramEnd"/>
            <w:r w:rsidRPr="002476BE">
              <w:rPr>
                <w:rFonts w:ascii="Consolas" w:hAnsi="Consolas"/>
                <w:sz w:val="16"/>
                <w:szCs w:val="16"/>
              </w:rPr>
              <w:t>-)</w:t>
            </w:r>
          </w:p>
          <w:p w14:paraId="28A81FFC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create mode 100644 functions/[code].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ts</w:t>
            </w:r>
            <w:proofErr w:type="spellEnd"/>
          </w:p>
          <w:p w14:paraId="54DFC1BE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create mode 100644 functions/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api</w:t>
            </w:r>
            <w:proofErr w:type="spellEnd"/>
            <w:r w:rsidRPr="002476BE">
              <w:rPr>
                <w:rFonts w:ascii="Consolas" w:hAnsi="Consolas"/>
                <w:sz w:val="16"/>
                <w:szCs w:val="16"/>
              </w:rPr>
              <w:t>/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shorten.ts</w:t>
            </w:r>
            <w:proofErr w:type="spellEnd"/>
          </w:p>
          <w:p w14:paraId="27186809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create mode 100644 functions/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types.ts</w:t>
            </w:r>
            <w:proofErr w:type="spellEnd"/>
          </w:p>
          <w:p w14:paraId="6E5BE082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create mode 100644 public/index.html</w:t>
            </w:r>
          </w:p>
          <w:p w14:paraId="55C0C0C1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create mode 100644 </w:t>
            </w:r>
            <w:proofErr w:type="spellStart"/>
            <w:proofErr w:type="gramStart"/>
            <w:r w:rsidRPr="002476BE">
              <w:rPr>
                <w:rFonts w:ascii="Consolas" w:hAnsi="Consolas"/>
                <w:sz w:val="16"/>
                <w:szCs w:val="16"/>
              </w:rPr>
              <w:t>wrangler.toml</w:t>
            </w:r>
            <w:proofErr w:type="spellEnd"/>
            <w:proofErr w:type="gramEnd"/>
          </w:p>
          <w:p w14:paraId="5EAF8ABF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</w:p>
          <w:p w14:paraId="0F6AAB0A" w14:textId="77777777" w:rsidR="002476BE" w:rsidRPr="008C7A07" w:rsidRDefault="002476BE" w:rsidP="002476BE">
            <w:pPr>
              <w:spacing w:after="20" w:line="268" w:lineRule="auto"/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8C7A07">
              <w:rPr>
                <w:rFonts w:ascii="Consolas" w:hAnsi="Consolas"/>
                <w:b/>
                <w:bCs/>
                <w:sz w:val="24"/>
                <w:szCs w:val="24"/>
              </w:rPr>
              <w:t>C:\DEV\linksnip4&gt;git fetch origin</w:t>
            </w:r>
          </w:p>
          <w:p w14:paraId="0A305675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remote: Enumerating objects: 1, done.</w:t>
            </w:r>
          </w:p>
          <w:p w14:paraId="7B718657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remote: Counting objects: 100% (1/1), done.</w:t>
            </w:r>
          </w:p>
          <w:p w14:paraId="4D3BAE84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remote: Total 1 (delta 0), reused 0 (delta 0), pack-reused 0 (from 0)</w:t>
            </w:r>
          </w:p>
          <w:p w14:paraId="05A2E1FC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Unpacking objects: 100% (1/1), 964 bytes | 321.00 KiB/s, done.</w:t>
            </w:r>
          </w:p>
          <w:p w14:paraId="54C446D4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From https://github.com/kznetwork/linksnip4</w:t>
            </w:r>
          </w:p>
          <w:p w14:paraId="08DE1B65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  ab8ad</w:t>
            </w:r>
            <w:proofErr w:type="gramStart"/>
            <w:r w:rsidRPr="002476BE">
              <w:rPr>
                <w:rFonts w:ascii="Consolas" w:hAnsi="Consolas"/>
                <w:sz w:val="16"/>
                <w:szCs w:val="16"/>
              </w:rPr>
              <w:t>56..</w:t>
            </w:r>
            <w:proofErr w:type="gramEnd"/>
            <w:r w:rsidRPr="002476BE">
              <w:rPr>
                <w:rFonts w:ascii="Consolas" w:hAnsi="Consolas"/>
                <w:sz w:val="16"/>
                <w:szCs w:val="16"/>
              </w:rPr>
              <w:t>05811a</w:t>
            </w:r>
            <w:proofErr w:type="gramStart"/>
            <w:r w:rsidRPr="002476BE">
              <w:rPr>
                <w:rFonts w:ascii="Consolas" w:hAnsi="Consolas"/>
                <w:sz w:val="16"/>
                <w:szCs w:val="16"/>
              </w:rPr>
              <w:t>5  main</w:t>
            </w:r>
            <w:proofErr w:type="gramEnd"/>
            <w:r w:rsidRPr="002476BE">
              <w:rPr>
                <w:rFonts w:ascii="Consolas" w:hAnsi="Consolas"/>
                <w:sz w:val="16"/>
                <w:szCs w:val="16"/>
              </w:rPr>
              <w:t xml:space="preserve">       -&gt; origin/main</w:t>
            </w:r>
          </w:p>
          <w:p w14:paraId="4BCDA624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</w:p>
          <w:p w14:paraId="2B6B929D" w14:textId="77777777" w:rsidR="002476BE" w:rsidRPr="008C7A07" w:rsidRDefault="002476BE" w:rsidP="002476BE">
            <w:pPr>
              <w:spacing w:after="20" w:line="268" w:lineRule="auto"/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8C7A07">
              <w:rPr>
                <w:rFonts w:ascii="Consolas" w:hAnsi="Consolas"/>
                <w:b/>
                <w:bCs/>
                <w:sz w:val="24"/>
                <w:szCs w:val="24"/>
              </w:rPr>
              <w:t>C:\DEV\linksnip4&gt;git switch main</w:t>
            </w:r>
          </w:p>
          <w:p w14:paraId="58E45B37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Switched to branch 'main'</w:t>
            </w:r>
          </w:p>
          <w:p w14:paraId="4B8C2013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Your branch is behind 'origin/main' by 2 </w:t>
            </w:r>
            <w:proofErr w:type="gramStart"/>
            <w:r w:rsidRPr="002476BE">
              <w:rPr>
                <w:rFonts w:ascii="Consolas" w:hAnsi="Consolas"/>
                <w:sz w:val="16"/>
                <w:szCs w:val="16"/>
              </w:rPr>
              <w:t>commits, and</w:t>
            </w:r>
            <w:proofErr w:type="gramEnd"/>
            <w:r w:rsidRPr="002476BE">
              <w:rPr>
                <w:rFonts w:ascii="Consolas" w:hAnsi="Consolas"/>
                <w:sz w:val="16"/>
                <w:szCs w:val="16"/>
              </w:rPr>
              <w:t xml:space="preserve"> can be fast-forwarded.</w:t>
            </w:r>
          </w:p>
          <w:p w14:paraId="59B76399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 (use "git pull" to update your local branch)</w:t>
            </w:r>
          </w:p>
          <w:p w14:paraId="6B74D798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</w:p>
          <w:p w14:paraId="7C7FDB73" w14:textId="77777777" w:rsidR="002476BE" w:rsidRPr="008C7A07" w:rsidRDefault="002476BE" w:rsidP="002476BE">
            <w:pPr>
              <w:spacing w:after="20" w:line="268" w:lineRule="auto"/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8C7A07">
              <w:rPr>
                <w:rFonts w:ascii="Consolas" w:hAnsi="Consolas"/>
                <w:b/>
                <w:bCs/>
                <w:sz w:val="24"/>
                <w:szCs w:val="24"/>
              </w:rPr>
              <w:t>C:\DEV\linksnip4&gt;git pull --ff-only origin main</w:t>
            </w:r>
          </w:p>
          <w:p w14:paraId="5012C715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From https://github.com/kznetwork/linksnip4</w:t>
            </w:r>
          </w:p>
          <w:p w14:paraId="7B6C57A7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* branch            main       -&gt; FETCH_HEAD</w:t>
            </w:r>
          </w:p>
          <w:p w14:paraId="066B9882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Updating ab8ad</w:t>
            </w:r>
            <w:proofErr w:type="gramStart"/>
            <w:r w:rsidRPr="002476BE">
              <w:rPr>
                <w:rFonts w:ascii="Consolas" w:hAnsi="Consolas"/>
                <w:sz w:val="16"/>
                <w:szCs w:val="16"/>
              </w:rPr>
              <w:t>56..</w:t>
            </w:r>
            <w:proofErr w:type="gramEnd"/>
            <w:r w:rsidRPr="002476BE">
              <w:rPr>
                <w:rFonts w:ascii="Consolas" w:hAnsi="Consolas"/>
                <w:sz w:val="16"/>
                <w:szCs w:val="16"/>
              </w:rPr>
              <w:t>05811a5</w:t>
            </w:r>
          </w:p>
          <w:p w14:paraId="68C669FF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Fast-forward</w:t>
            </w:r>
          </w:p>
          <w:p w14:paraId="1EDD5360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README.md | 8 ++++++++</w:t>
            </w:r>
          </w:p>
          <w:p w14:paraId="2BD44765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1 file changed, 8 </w:t>
            </w:r>
            <w:proofErr w:type="gramStart"/>
            <w:r w:rsidRPr="002476BE">
              <w:rPr>
                <w:rFonts w:ascii="Consolas" w:hAnsi="Consolas"/>
                <w:sz w:val="16"/>
                <w:szCs w:val="16"/>
              </w:rPr>
              <w:t>insertions(</w:t>
            </w:r>
            <w:proofErr w:type="gramEnd"/>
            <w:r w:rsidRPr="002476BE">
              <w:rPr>
                <w:rFonts w:ascii="Consolas" w:hAnsi="Consolas"/>
                <w:sz w:val="16"/>
                <w:szCs w:val="16"/>
              </w:rPr>
              <w:t>+)</w:t>
            </w:r>
          </w:p>
          <w:p w14:paraId="09C3A60B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</w:p>
          <w:p w14:paraId="31C597E3" w14:textId="77777777" w:rsidR="002476BE" w:rsidRPr="008C7A07" w:rsidRDefault="002476BE" w:rsidP="002476BE">
            <w:pPr>
              <w:spacing w:after="20" w:line="268" w:lineRule="auto"/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8C7A07">
              <w:rPr>
                <w:rFonts w:ascii="Consolas" w:hAnsi="Consolas"/>
                <w:b/>
                <w:bCs/>
                <w:sz w:val="24"/>
                <w:szCs w:val="24"/>
              </w:rPr>
              <w:t>C:\DEV\linksnip4&gt;git merge --no-ff feature/copy-button</w:t>
            </w:r>
          </w:p>
          <w:p w14:paraId="0460B988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Merge made by the 'ort' strategy.</w:t>
            </w:r>
          </w:p>
          <w:p w14:paraId="0DBA56A0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gramStart"/>
            <w:r w:rsidRPr="002476BE">
              <w:rPr>
                <w:rFonts w:ascii="Consolas" w:hAnsi="Consolas"/>
                <w:sz w:val="16"/>
                <w:szCs w:val="16"/>
              </w:rPr>
              <w:t>.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gitignore</w:t>
            </w:r>
            <w:proofErr w:type="spellEnd"/>
            <w:proofErr w:type="gramEnd"/>
            <w:r w:rsidRPr="002476BE">
              <w:rPr>
                <w:rFonts w:ascii="Consolas" w:hAnsi="Consolas"/>
                <w:sz w:val="16"/>
                <w:szCs w:val="16"/>
              </w:rPr>
              <w:t xml:space="preserve">               |    1 +</w:t>
            </w:r>
          </w:p>
          <w:p w14:paraId="4099DECA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README.md                |   13 +</w:t>
            </w:r>
          </w:p>
          <w:p w14:paraId="6A04BABB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eslint.config.js         |    2 +-</w:t>
            </w:r>
          </w:p>
          <w:p w14:paraId="527C7F7C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functions/[code].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ts</w:t>
            </w:r>
            <w:proofErr w:type="spellEnd"/>
            <w:r w:rsidRPr="002476BE">
              <w:rPr>
                <w:rFonts w:ascii="Consolas" w:hAnsi="Consolas"/>
                <w:sz w:val="16"/>
                <w:szCs w:val="16"/>
              </w:rPr>
              <w:t xml:space="preserve">      |   45 ++</w:t>
            </w:r>
          </w:p>
          <w:p w14:paraId="0D3392F0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functions/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api</w:t>
            </w:r>
            <w:proofErr w:type="spellEnd"/>
            <w:r w:rsidRPr="002476BE">
              <w:rPr>
                <w:rFonts w:ascii="Consolas" w:hAnsi="Consolas"/>
                <w:sz w:val="16"/>
                <w:szCs w:val="16"/>
              </w:rPr>
              <w:t>/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shorten.ts</w:t>
            </w:r>
            <w:proofErr w:type="spellEnd"/>
            <w:r w:rsidRPr="002476BE">
              <w:rPr>
                <w:rFonts w:ascii="Consolas" w:hAnsi="Consolas"/>
                <w:sz w:val="16"/>
                <w:szCs w:val="16"/>
              </w:rPr>
              <w:t xml:space="preserve"> |   52 ++</w:t>
            </w:r>
          </w:p>
          <w:p w14:paraId="0E98C154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functions/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types.ts</w:t>
            </w:r>
            <w:proofErr w:type="spellEnd"/>
            <w:r w:rsidRPr="002476BE">
              <w:rPr>
                <w:rFonts w:ascii="Consolas" w:hAnsi="Consolas"/>
                <w:sz w:val="16"/>
                <w:szCs w:val="16"/>
              </w:rPr>
              <w:t xml:space="preserve">       |   14 +</w:t>
            </w:r>
          </w:p>
          <w:p w14:paraId="153D7994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package-</w:t>
            </w:r>
            <w:proofErr w:type="spellStart"/>
            <w:proofErr w:type="gramStart"/>
            <w:r w:rsidRPr="002476BE">
              <w:rPr>
                <w:rFonts w:ascii="Consolas" w:hAnsi="Consolas"/>
                <w:sz w:val="16"/>
                <w:szCs w:val="16"/>
              </w:rPr>
              <w:t>lock.json</w:t>
            </w:r>
            <w:proofErr w:type="spellEnd"/>
            <w:proofErr w:type="gramEnd"/>
            <w:r w:rsidRPr="002476BE">
              <w:rPr>
                <w:rFonts w:ascii="Consolas" w:hAnsi="Consolas"/>
                <w:sz w:val="16"/>
                <w:szCs w:val="16"/>
              </w:rPr>
              <w:t xml:space="preserve">        | 1718 +++++++++++++++++++++++++++++++++++++++++++---</w:t>
            </w:r>
          </w:p>
          <w:p w14:paraId="726DCFDF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6BE">
              <w:rPr>
                <w:rFonts w:ascii="Consolas" w:hAnsi="Consolas"/>
                <w:sz w:val="16"/>
                <w:szCs w:val="16"/>
              </w:rPr>
              <w:t>package.json</w:t>
            </w:r>
            <w:proofErr w:type="spellEnd"/>
            <w:proofErr w:type="gramEnd"/>
            <w:r w:rsidRPr="002476BE">
              <w:rPr>
                <w:rFonts w:ascii="Consolas" w:hAnsi="Consolas"/>
                <w:sz w:val="16"/>
                <w:szCs w:val="16"/>
              </w:rPr>
              <w:t xml:space="preserve">             |    5 +-</w:t>
            </w:r>
          </w:p>
          <w:p w14:paraId="79CC852F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public/index.html        |   91 +++</w:t>
            </w:r>
          </w:p>
          <w:p w14:paraId="361E60EC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6BE">
              <w:rPr>
                <w:rFonts w:ascii="Consolas" w:hAnsi="Consolas"/>
                <w:sz w:val="16"/>
                <w:szCs w:val="16"/>
              </w:rPr>
              <w:t>tsconfig.json</w:t>
            </w:r>
            <w:proofErr w:type="spellEnd"/>
            <w:proofErr w:type="gramEnd"/>
            <w:r w:rsidRPr="002476BE">
              <w:rPr>
                <w:rFonts w:ascii="Consolas" w:hAnsi="Consolas"/>
                <w:sz w:val="16"/>
                <w:szCs w:val="16"/>
              </w:rPr>
              <w:t xml:space="preserve">            |    2 +-</w:t>
            </w:r>
          </w:p>
          <w:p w14:paraId="46791985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6BE">
              <w:rPr>
                <w:rFonts w:ascii="Consolas" w:hAnsi="Consolas"/>
                <w:sz w:val="16"/>
                <w:szCs w:val="16"/>
              </w:rPr>
              <w:t>wrangler.toml</w:t>
            </w:r>
            <w:proofErr w:type="spellEnd"/>
            <w:proofErr w:type="gramEnd"/>
            <w:r w:rsidRPr="002476BE">
              <w:rPr>
                <w:rFonts w:ascii="Consolas" w:hAnsi="Consolas"/>
                <w:sz w:val="16"/>
                <w:szCs w:val="16"/>
              </w:rPr>
              <w:t xml:space="preserve">            |    7 +</w:t>
            </w:r>
          </w:p>
          <w:p w14:paraId="2ED4F0B7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lastRenderedPageBreak/>
              <w:t xml:space="preserve"> 11 files changed, 1844 </w:t>
            </w:r>
            <w:proofErr w:type="gramStart"/>
            <w:r w:rsidRPr="002476BE">
              <w:rPr>
                <w:rFonts w:ascii="Consolas" w:hAnsi="Consolas"/>
                <w:sz w:val="16"/>
                <w:szCs w:val="16"/>
              </w:rPr>
              <w:t>insertions(</w:t>
            </w:r>
            <w:proofErr w:type="gramEnd"/>
            <w:r w:rsidRPr="002476BE">
              <w:rPr>
                <w:rFonts w:ascii="Consolas" w:hAnsi="Consolas"/>
                <w:sz w:val="16"/>
                <w:szCs w:val="16"/>
              </w:rPr>
              <w:t xml:space="preserve">+), 106 </w:t>
            </w:r>
            <w:proofErr w:type="gramStart"/>
            <w:r w:rsidRPr="002476BE">
              <w:rPr>
                <w:rFonts w:ascii="Consolas" w:hAnsi="Consolas"/>
                <w:sz w:val="16"/>
                <w:szCs w:val="16"/>
              </w:rPr>
              <w:t>deletions(</w:t>
            </w:r>
            <w:proofErr w:type="gramEnd"/>
            <w:r w:rsidRPr="002476BE">
              <w:rPr>
                <w:rFonts w:ascii="Consolas" w:hAnsi="Consolas"/>
                <w:sz w:val="16"/>
                <w:szCs w:val="16"/>
              </w:rPr>
              <w:t>-)</w:t>
            </w:r>
          </w:p>
          <w:p w14:paraId="3A235773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create mode 100644 functions/[code].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ts</w:t>
            </w:r>
            <w:proofErr w:type="spellEnd"/>
          </w:p>
          <w:p w14:paraId="78DEAEBD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create mode 100644 functions/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api</w:t>
            </w:r>
            <w:proofErr w:type="spellEnd"/>
            <w:r w:rsidRPr="002476BE">
              <w:rPr>
                <w:rFonts w:ascii="Consolas" w:hAnsi="Consolas"/>
                <w:sz w:val="16"/>
                <w:szCs w:val="16"/>
              </w:rPr>
              <w:t>/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shorten.ts</w:t>
            </w:r>
            <w:proofErr w:type="spellEnd"/>
          </w:p>
          <w:p w14:paraId="11E2924E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create mode 100644 functions/</w:t>
            </w:r>
            <w:proofErr w:type="spellStart"/>
            <w:r w:rsidRPr="002476BE">
              <w:rPr>
                <w:rFonts w:ascii="Consolas" w:hAnsi="Consolas"/>
                <w:sz w:val="16"/>
                <w:szCs w:val="16"/>
              </w:rPr>
              <w:t>types.ts</w:t>
            </w:r>
            <w:proofErr w:type="spellEnd"/>
          </w:p>
          <w:p w14:paraId="3C1387BD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create mode 100644 public/index.html</w:t>
            </w:r>
          </w:p>
          <w:p w14:paraId="544B297D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create mode 100644 </w:t>
            </w:r>
            <w:proofErr w:type="spellStart"/>
            <w:proofErr w:type="gramStart"/>
            <w:r w:rsidRPr="002476BE">
              <w:rPr>
                <w:rFonts w:ascii="Consolas" w:hAnsi="Consolas"/>
                <w:sz w:val="16"/>
                <w:szCs w:val="16"/>
              </w:rPr>
              <w:t>wrangler.toml</w:t>
            </w:r>
            <w:proofErr w:type="spellEnd"/>
            <w:proofErr w:type="gramEnd"/>
          </w:p>
          <w:p w14:paraId="6283735B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</w:p>
          <w:p w14:paraId="67ED46D1" w14:textId="77777777" w:rsidR="002476BE" w:rsidRPr="008C7A07" w:rsidRDefault="002476BE" w:rsidP="002476BE">
            <w:pPr>
              <w:spacing w:after="20" w:line="268" w:lineRule="auto"/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8C7A07">
              <w:rPr>
                <w:rFonts w:ascii="Consolas" w:hAnsi="Consolas"/>
                <w:b/>
                <w:bCs/>
                <w:sz w:val="24"/>
                <w:szCs w:val="24"/>
              </w:rPr>
              <w:t>C:\DEV\linksnip4&gt;git push origin main</w:t>
            </w:r>
          </w:p>
          <w:p w14:paraId="14C2BB30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Enumerating objects: 24, done.</w:t>
            </w:r>
          </w:p>
          <w:p w14:paraId="0D93CC33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Counting objects: 100% (24/24), done.</w:t>
            </w:r>
          </w:p>
          <w:p w14:paraId="7A0D76FF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Delta compression using up to 32 threads</w:t>
            </w:r>
          </w:p>
          <w:p w14:paraId="719B16DC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Compressing objects: 100% (14/14), done.</w:t>
            </w:r>
          </w:p>
          <w:p w14:paraId="65C8EA6F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Writing objects: 100% (17/17), 25.54 KiB | 4.26 MiB/s, done.</w:t>
            </w:r>
          </w:p>
          <w:p w14:paraId="67D68F8B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Total 17 (delta 4), reused 0 (delta 0), pack-reused 0 (from 0)</w:t>
            </w:r>
          </w:p>
          <w:p w14:paraId="2D4DC4ED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remote: Resolving deltas: 100% (4/4), completed with 4 local objects.</w:t>
            </w:r>
          </w:p>
          <w:p w14:paraId="1B88947D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>To https://github.com/kznetwork/linksnip4.git</w:t>
            </w:r>
          </w:p>
          <w:p w14:paraId="61B53176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  <w:r w:rsidRPr="002476BE">
              <w:rPr>
                <w:rFonts w:ascii="Consolas" w:hAnsi="Consolas"/>
                <w:sz w:val="16"/>
                <w:szCs w:val="16"/>
              </w:rPr>
              <w:t xml:space="preserve">   05811a</w:t>
            </w:r>
            <w:proofErr w:type="gramStart"/>
            <w:r w:rsidRPr="002476BE">
              <w:rPr>
                <w:rFonts w:ascii="Consolas" w:hAnsi="Consolas"/>
                <w:sz w:val="16"/>
                <w:szCs w:val="16"/>
              </w:rPr>
              <w:t>5..4363094  main</w:t>
            </w:r>
            <w:proofErr w:type="gramEnd"/>
            <w:r w:rsidRPr="002476BE">
              <w:rPr>
                <w:rFonts w:ascii="Consolas" w:hAnsi="Consolas"/>
                <w:sz w:val="16"/>
                <w:szCs w:val="16"/>
              </w:rPr>
              <w:t xml:space="preserve"> -&gt; main</w:t>
            </w:r>
          </w:p>
          <w:p w14:paraId="7F376297" w14:textId="77777777" w:rsidR="002476BE" w:rsidRPr="002476BE" w:rsidRDefault="002476BE" w:rsidP="002476BE">
            <w:pPr>
              <w:spacing w:after="20" w:line="268" w:lineRule="auto"/>
              <w:rPr>
                <w:rFonts w:ascii="Consolas" w:hAnsi="Consolas"/>
                <w:sz w:val="16"/>
                <w:szCs w:val="16"/>
              </w:rPr>
            </w:pPr>
          </w:p>
          <w:p w14:paraId="321FDCD2" w14:textId="0ACE3C2F" w:rsidR="00B610B7" w:rsidRDefault="002476BE" w:rsidP="002476BE">
            <w:pPr>
              <w:spacing w:line="268" w:lineRule="auto"/>
            </w:pPr>
            <w:r w:rsidRPr="002476BE">
              <w:rPr>
                <w:rFonts w:ascii="Consolas" w:hAnsi="Consolas"/>
                <w:sz w:val="16"/>
                <w:szCs w:val="16"/>
              </w:rPr>
              <w:t>C:\DEV\linksnip4&gt;</w:t>
            </w:r>
          </w:p>
        </w:tc>
      </w:tr>
    </w:tbl>
    <w:p w14:paraId="22B55CAA" w14:textId="77777777" w:rsidR="00B610B7" w:rsidRDefault="00B610B7">
      <w:pPr>
        <w:spacing w:after="20"/>
      </w:pPr>
    </w:p>
    <w:p w14:paraId="7B75B1F4" w14:textId="21B4E0BE" w:rsidR="004070FB" w:rsidRDefault="004070FB">
      <w:pPr>
        <w:spacing w:after="20"/>
      </w:pPr>
      <w:r w:rsidRPr="004070FB">
        <w:rPr>
          <w:noProof/>
        </w:rPr>
        <w:drawing>
          <wp:inline distT="0" distB="0" distL="0" distR="0" wp14:anchorId="331EA214" wp14:editId="11DD4C90">
            <wp:extent cx="5731510" cy="2527300"/>
            <wp:effectExtent l="0" t="0" r="2540" b="6350"/>
            <wp:docPr id="349501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018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6442" w14:textId="77777777" w:rsidR="004070FB" w:rsidRDefault="004070FB" w:rsidP="004070FB">
      <w:pPr>
        <w:spacing w:after="20"/>
      </w:pPr>
      <w:r>
        <w:rPr>
          <w:rFonts w:hint="eastAsia"/>
        </w:rPr>
        <w:t>자동</w:t>
      </w:r>
      <w:r>
        <w:t xml:space="preserve"> 배포 연결도 복구하려면:</w:t>
      </w:r>
    </w:p>
    <w:p w14:paraId="06C3E89C" w14:textId="77777777" w:rsidR="004070FB" w:rsidRDefault="004070FB" w:rsidP="004070FB">
      <w:pPr>
        <w:spacing w:after="20"/>
      </w:pPr>
      <w:r>
        <w:t>Cloudflare의 linksnip4 프로젝트에서 Settings 선택</w:t>
      </w:r>
    </w:p>
    <w:p w14:paraId="24BF57BB" w14:textId="77777777" w:rsidR="004070FB" w:rsidRDefault="004070FB" w:rsidP="004070FB">
      <w:pPr>
        <w:spacing w:after="20"/>
      </w:pPr>
      <w:r>
        <w:t>Builds &amp; deployments 또는 Build 항목으로 이동</w:t>
      </w:r>
    </w:p>
    <w:p w14:paraId="5B956E19" w14:textId="77777777" w:rsidR="004070FB" w:rsidRDefault="004070FB" w:rsidP="004070FB">
      <w:pPr>
        <w:spacing w:after="20"/>
      </w:pPr>
      <w:r>
        <w:t>Git Repository에서 Manage 선택</w:t>
      </w:r>
    </w:p>
    <w:p w14:paraId="71323279" w14:textId="77777777" w:rsidR="004070FB" w:rsidRDefault="004070FB" w:rsidP="004070FB">
      <w:pPr>
        <w:spacing w:after="20"/>
      </w:pPr>
    </w:p>
    <w:p w14:paraId="501B0594" w14:textId="208DF9B8" w:rsidR="004070FB" w:rsidRDefault="004070FB" w:rsidP="004070FB">
      <w:pPr>
        <w:spacing w:after="20"/>
      </w:pPr>
      <w:r w:rsidRPr="004070FB">
        <w:rPr>
          <w:noProof/>
        </w:rPr>
        <w:lastRenderedPageBreak/>
        <w:drawing>
          <wp:inline distT="0" distB="0" distL="0" distR="0" wp14:anchorId="01B1CDE8" wp14:editId="1EF4DBEB">
            <wp:extent cx="2043485" cy="2585939"/>
            <wp:effectExtent l="0" t="0" r="0" b="5080"/>
            <wp:docPr id="2203692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692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54375" cy="25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B298" w14:textId="77777777" w:rsidR="004070FB" w:rsidRDefault="004070FB" w:rsidP="004070FB">
      <w:pPr>
        <w:spacing w:after="20"/>
      </w:pPr>
    </w:p>
    <w:p w14:paraId="39729B7D" w14:textId="0EADA97D" w:rsidR="004070FB" w:rsidRDefault="004070FB" w:rsidP="004070FB">
      <w:pPr>
        <w:spacing w:after="20"/>
      </w:pPr>
      <w:r>
        <w:t>GitHub 연결을 다시 승인</w:t>
      </w:r>
    </w:p>
    <w:p w14:paraId="15735B24" w14:textId="512107A3" w:rsidR="006C6688" w:rsidRDefault="006C6688" w:rsidP="004070FB">
      <w:pPr>
        <w:spacing w:after="20"/>
      </w:pPr>
      <w:r w:rsidRPr="006C6688">
        <w:rPr>
          <w:noProof/>
        </w:rPr>
        <w:drawing>
          <wp:inline distT="0" distB="0" distL="0" distR="0" wp14:anchorId="7B2EE947" wp14:editId="494FB8F6">
            <wp:extent cx="5731510" cy="2461895"/>
            <wp:effectExtent l="0" t="0" r="2540" b="0"/>
            <wp:docPr id="8425099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099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50AD" w14:textId="77777777" w:rsidR="006C6688" w:rsidRDefault="006C6688" w:rsidP="004070FB">
      <w:pPr>
        <w:spacing w:after="20"/>
      </w:pPr>
    </w:p>
    <w:p w14:paraId="75ECDDE8" w14:textId="64164230" w:rsidR="006C6688" w:rsidRDefault="006C6688" w:rsidP="004070FB">
      <w:pPr>
        <w:spacing w:after="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4F62904" wp14:editId="64CBA61B">
                <wp:simplePos x="0" y="0"/>
                <wp:positionH relativeFrom="column">
                  <wp:posOffset>1319917</wp:posOffset>
                </wp:positionH>
                <wp:positionV relativeFrom="paragraph">
                  <wp:posOffset>1486977</wp:posOffset>
                </wp:positionV>
                <wp:extent cx="453224" cy="479239"/>
                <wp:effectExtent l="0" t="0" r="23495" b="16510"/>
                <wp:wrapNone/>
                <wp:docPr id="1914407630" name="자유형: 도형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224" cy="479239"/>
                        </a:xfrm>
                        <a:custGeom>
                          <a:avLst/>
                          <a:gdLst>
                            <a:gd name="csX0" fmla="*/ 0 w 453224"/>
                            <a:gd name="csY0" fmla="*/ 318052 h 479239"/>
                            <a:gd name="csX1" fmla="*/ 55659 w 453224"/>
                            <a:gd name="csY1" fmla="*/ 477078 h 479239"/>
                            <a:gd name="csX2" fmla="*/ 206733 w 453224"/>
                            <a:gd name="csY2" fmla="*/ 238539 h 479239"/>
                            <a:gd name="csX3" fmla="*/ 453224 w 453224"/>
                            <a:gd name="csY3" fmla="*/ 0 h 479239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453224" h="479239">
                              <a:moveTo>
                                <a:pt x="0" y="318052"/>
                              </a:moveTo>
                              <a:cubicBezTo>
                                <a:pt x="18553" y="371061"/>
                                <a:pt x="3241" y="497239"/>
                                <a:pt x="55659" y="477078"/>
                              </a:cubicBezTo>
                              <a:cubicBezTo>
                                <a:pt x="143504" y="443291"/>
                                <a:pt x="146726" y="311047"/>
                                <a:pt x="206733" y="238539"/>
                              </a:cubicBezTo>
                              <a:cubicBezTo>
                                <a:pt x="279631" y="150454"/>
                                <a:pt x="372372" y="80847"/>
                                <a:pt x="453224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A46B3E5" id="자유형: 도형 32" o:spid="_x0000_s1026" style="position:absolute;margin-left:103.95pt;margin-top:117.1pt;width:35.7pt;height:37.7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3224,47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" path="m,318052v18553,53009,3241,179187,55659,159026c143504,443291,146726,311047,206733,238539,279631,150454,372372,80847,453224,e" filled="f" strokecolor="#030e13 [484]" strokeweight="1.5pt">
                <v:stroke joinstyle="miter"/>
                <v:path arrowok="t" o:connecttype="custom" o:connectlocs="0,318052;55659,477078;206733,238539;453224,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0D56FD8" wp14:editId="2019AEB6">
                <wp:simplePos x="0" y="0"/>
                <wp:positionH relativeFrom="column">
                  <wp:posOffset>1103124</wp:posOffset>
                </wp:positionH>
                <wp:positionV relativeFrom="paragraph">
                  <wp:posOffset>657073</wp:posOffset>
                </wp:positionV>
                <wp:extent cx="1695132" cy="1028686"/>
                <wp:effectExtent l="0" t="0" r="19685" b="38735"/>
                <wp:wrapNone/>
                <wp:docPr id="452482909" name="자유형: 도형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132" cy="1028686"/>
                        </a:xfrm>
                        <a:custGeom>
                          <a:avLst/>
                          <a:gdLst>
                            <a:gd name="csX0" fmla="*/ 415575 w 1695132"/>
                            <a:gd name="csY0" fmla="*/ 185848 h 1028686"/>
                            <a:gd name="csX1" fmla="*/ 272452 w 1695132"/>
                            <a:gd name="csY1" fmla="*/ 225605 h 1028686"/>
                            <a:gd name="csX2" fmla="*/ 33913 w 1695132"/>
                            <a:gd name="csY2" fmla="*/ 376679 h 1028686"/>
                            <a:gd name="csX3" fmla="*/ 2107 w 1695132"/>
                            <a:gd name="csY3" fmla="*/ 448241 h 1028686"/>
                            <a:gd name="csX4" fmla="*/ 10059 w 1695132"/>
                            <a:gd name="csY4" fmla="*/ 591365 h 1028686"/>
                            <a:gd name="csX5" fmla="*/ 33913 w 1695132"/>
                            <a:gd name="csY5" fmla="*/ 639072 h 1028686"/>
                            <a:gd name="csX6" fmla="*/ 49815 w 1695132"/>
                            <a:gd name="csY6" fmla="*/ 662926 h 1028686"/>
                            <a:gd name="csX7" fmla="*/ 161133 w 1695132"/>
                            <a:gd name="csY7" fmla="*/ 694732 h 1028686"/>
                            <a:gd name="csX8" fmla="*/ 375819 w 1695132"/>
                            <a:gd name="csY8" fmla="*/ 710634 h 1028686"/>
                            <a:gd name="csX9" fmla="*/ 431478 w 1695132"/>
                            <a:gd name="csY9" fmla="*/ 782196 h 1028686"/>
                            <a:gd name="csX10" fmla="*/ 463283 w 1695132"/>
                            <a:gd name="csY10" fmla="*/ 790147 h 1028686"/>
                            <a:gd name="csX11" fmla="*/ 423526 w 1695132"/>
                            <a:gd name="csY11" fmla="*/ 821952 h 1028686"/>
                            <a:gd name="csX12" fmla="*/ 367867 w 1695132"/>
                            <a:gd name="csY12" fmla="*/ 861709 h 1028686"/>
                            <a:gd name="csX13" fmla="*/ 359916 w 1695132"/>
                            <a:gd name="csY13" fmla="*/ 893514 h 1028686"/>
                            <a:gd name="csX14" fmla="*/ 375819 w 1695132"/>
                            <a:gd name="csY14" fmla="*/ 941222 h 1028686"/>
                            <a:gd name="csX15" fmla="*/ 415575 w 1695132"/>
                            <a:gd name="csY15" fmla="*/ 957125 h 1028686"/>
                            <a:gd name="csX16" fmla="*/ 495088 w 1695132"/>
                            <a:gd name="csY16" fmla="*/ 980979 h 1028686"/>
                            <a:gd name="csX17" fmla="*/ 693871 w 1695132"/>
                            <a:gd name="csY17" fmla="*/ 1004832 h 1028686"/>
                            <a:gd name="csX18" fmla="*/ 1059631 w 1695132"/>
                            <a:gd name="csY18" fmla="*/ 1028686 h 1028686"/>
                            <a:gd name="csX19" fmla="*/ 1393586 w 1695132"/>
                            <a:gd name="csY19" fmla="*/ 988930 h 1028686"/>
                            <a:gd name="csX20" fmla="*/ 1409488 w 1695132"/>
                            <a:gd name="csY20" fmla="*/ 917368 h 1028686"/>
                            <a:gd name="csX21" fmla="*/ 1457196 w 1695132"/>
                            <a:gd name="csY21" fmla="*/ 758342 h 1028686"/>
                            <a:gd name="csX22" fmla="*/ 1632125 w 1695132"/>
                            <a:gd name="csY22" fmla="*/ 551608 h 1028686"/>
                            <a:gd name="csX23" fmla="*/ 1687784 w 1695132"/>
                            <a:gd name="csY23" fmla="*/ 265361 h 1028686"/>
                            <a:gd name="csX24" fmla="*/ 1027826 w 1695132"/>
                            <a:gd name="csY24" fmla="*/ 10919 h 1028686"/>
                            <a:gd name="csX25" fmla="*/ 781335 w 1695132"/>
                            <a:gd name="csY25" fmla="*/ 50676 h 1028686"/>
                            <a:gd name="csX26" fmla="*/ 741579 w 1695132"/>
                            <a:gd name="csY26" fmla="*/ 90432 h 1028686"/>
                            <a:gd name="csX27" fmla="*/ 733627 w 1695132"/>
                            <a:gd name="csY27" fmla="*/ 138140 h 102868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</a:cxnLst>
                          <a:rect l="l" t="t" r="r" b="b"/>
                          <a:pathLst>
                            <a:path w="1695132" h="1028686">
                              <a:moveTo>
                                <a:pt x="415575" y="185848"/>
                              </a:moveTo>
                              <a:cubicBezTo>
                                <a:pt x="367867" y="199100"/>
                                <a:pt x="317649" y="205385"/>
                                <a:pt x="272452" y="225605"/>
                              </a:cubicBezTo>
                              <a:cubicBezTo>
                                <a:pt x="198521" y="258680"/>
                                <a:pt x="105016" y="326907"/>
                                <a:pt x="33913" y="376679"/>
                              </a:cubicBezTo>
                              <a:cubicBezTo>
                                <a:pt x="23311" y="400533"/>
                                <a:pt x="4990" y="422297"/>
                                <a:pt x="2107" y="448241"/>
                              </a:cubicBezTo>
                              <a:cubicBezTo>
                                <a:pt x="-3170" y="495730"/>
                                <a:pt x="2204" y="544234"/>
                                <a:pt x="10059" y="591365"/>
                              </a:cubicBezTo>
                              <a:cubicBezTo>
                                <a:pt x="12982" y="608903"/>
                                <a:pt x="25279" y="623530"/>
                                <a:pt x="33913" y="639072"/>
                              </a:cubicBezTo>
                              <a:cubicBezTo>
                                <a:pt x="38554" y="647426"/>
                                <a:pt x="43058" y="656169"/>
                                <a:pt x="49815" y="662926"/>
                              </a:cubicBezTo>
                              <a:cubicBezTo>
                                <a:pt x="77579" y="690691"/>
                                <a:pt x="128594" y="691307"/>
                                <a:pt x="161133" y="694732"/>
                              </a:cubicBezTo>
                              <a:cubicBezTo>
                                <a:pt x="232497" y="702244"/>
                                <a:pt x="304257" y="705333"/>
                                <a:pt x="375819" y="710634"/>
                              </a:cubicBezTo>
                              <a:cubicBezTo>
                                <a:pt x="391529" y="736818"/>
                                <a:pt x="404129" y="765103"/>
                                <a:pt x="431478" y="782196"/>
                              </a:cubicBezTo>
                              <a:cubicBezTo>
                                <a:pt x="440745" y="787988"/>
                                <a:pt x="452681" y="787497"/>
                                <a:pt x="463283" y="790147"/>
                              </a:cubicBezTo>
                              <a:cubicBezTo>
                                <a:pt x="450031" y="800749"/>
                                <a:pt x="437103" y="811769"/>
                                <a:pt x="423526" y="821952"/>
                              </a:cubicBezTo>
                              <a:cubicBezTo>
                                <a:pt x="405286" y="835632"/>
                                <a:pt x="383014" y="844668"/>
                                <a:pt x="367867" y="861709"/>
                              </a:cubicBezTo>
                              <a:cubicBezTo>
                                <a:pt x="360607" y="869877"/>
                                <a:pt x="362566" y="882912"/>
                                <a:pt x="359916" y="893514"/>
                              </a:cubicBezTo>
                              <a:cubicBezTo>
                                <a:pt x="365217" y="909417"/>
                                <a:pt x="364781" y="928607"/>
                                <a:pt x="375819" y="941222"/>
                              </a:cubicBezTo>
                              <a:cubicBezTo>
                                <a:pt x="385218" y="951964"/>
                                <a:pt x="402035" y="952611"/>
                                <a:pt x="415575" y="957125"/>
                              </a:cubicBezTo>
                              <a:cubicBezTo>
                                <a:pt x="441826" y="965876"/>
                                <a:pt x="468328" y="973937"/>
                                <a:pt x="495088" y="980979"/>
                              </a:cubicBezTo>
                              <a:cubicBezTo>
                                <a:pt x="593454" y="1006864"/>
                                <a:pt x="567777" y="994024"/>
                                <a:pt x="693871" y="1004832"/>
                              </a:cubicBezTo>
                              <a:cubicBezTo>
                                <a:pt x="1005444" y="1031538"/>
                                <a:pt x="668083" y="1014185"/>
                                <a:pt x="1059631" y="1028686"/>
                              </a:cubicBezTo>
                              <a:cubicBezTo>
                                <a:pt x="1170949" y="1015434"/>
                                <a:pt x="1286759" y="1022920"/>
                                <a:pt x="1393586" y="988930"/>
                              </a:cubicBezTo>
                              <a:cubicBezTo>
                                <a:pt x="1416872" y="981521"/>
                                <a:pt x="1402990" y="940924"/>
                                <a:pt x="1409488" y="917368"/>
                              </a:cubicBezTo>
                              <a:cubicBezTo>
                                <a:pt x="1424205" y="864018"/>
                                <a:pt x="1428421" y="805616"/>
                                <a:pt x="1457196" y="758342"/>
                              </a:cubicBezTo>
                              <a:cubicBezTo>
                                <a:pt x="1504132" y="681233"/>
                                <a:pt x="1573815" y="620519"/>
                                <a:pt x="1632125" y="551608"/>
                              </a:cubicBezTo>
                              <a:cubicBezTo>
                                <a:pt x="1650678" y="456192"/>
                                <a:pt x="1717055" y="358052"/>
                                <a:pt x="1687784" y="265361"/>
                              </a:cubicBezTo>
                              <a:cubicBezTo>
                                <a:pt x="1618187" y="44970"/>
                                <a:pt x="1123819" y="29125"/>
                                <a:pt x="1027826" y="10919"/>
                              </a:cubicBezTo>
                              <a:cubicBezTo>
                                <a:pt x="718631" y="21963"/>
                                <a:pt x="862828" y="-41004"/>
                                <a:pt x="781335" y="50676"/>
                              </a:cubicBezTo>
                              <a:cubicBezTo>
                                <a:pt x="768884" y="64683"/>
                                <a:pt x="754831" y="77180"/>
                                <a:pt x="741579" y="90432"/>
                              </a:cubicBezTo>
                              <a:cubicBezTo>
                                <a:pt x="733107" y="132788"/>
                                <a:pt x="733627" y="116674"/>
                                <a:pt x="733627" y="13814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41072B08" id="자유형: 도형 31" o:spid="_x0000_s1026" style="position:absolute;margin-left:86.85pt;margin-top:51.75pt;width:133.45pt;height:81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5132,1028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" path="m415575,185848v-47708,13252,-97926,19537,-143123,39757c198521,258680,105016,326907,33913,376679,23311,400533,4990,422297,2107,448241v-5277,47489,97,95993,7952,143124c12982,608903,25279,623530,33913,639072v4641,8354,9145,17097,15902,23854c77579,690691,128594,691307,161133,694732v71364,7512,143124,10601,214686,15902c391529,736818,404129,765103,431478,782196v9267,5792,21203,5301,31805,7951c450031,800749,437103,811769,423526,821952v-18240,13680,-40512,22716,-55659,39757c360607,869877,362566,882912,359916,893514v5301,15903,4865,35093,15903,47708c385218,951964,402035,952611,415575,957125v26251,8751,52753,16812,79513,23854c593454,1006864,567777,994024,693871,1004832v311573,26706,-25788,9353,365760,23854c1170949,1015434,1286759,1022920,1393586,988930v23286,-7409,9404,-48006,15902,-71562c1424205,864018,1428421,805616,1457196,758342v46936,-77109,116619,-137823,174929,-206734c1650678,456192,1717055,358052,1687784,265361,1618187,44970,1123819,29125,1027826,10919,718631,21963,862828,-41004,781335,50676,768884,64683,754831,77180,741579,90432v-8472,42356,-7952,26242,-7952,47708e" filled="f" strokecolor="#030e13 [484]" strokeweight="1.5pt">
                <v:stroke joinstyle="miter"/>
                <v:path arrowok="t" o:connecttype="custom" o:connectlocs="415575,185848;272452,225605;33913,376679;2107,448241;10059,591365;33913,639072;49815,662926;161133,694732;375819,710634;431478,782196;463283,790147;423526,821952;367867,861709;359916,893514;375819,941222;415575,957125;495088,980979;693871,1004832;1059631,1028686;1393586,988930;1409488,917368;1457196,758342;1632125,551608;1687784,265361;1027826,10919;781335,50676;741579,90432;733627,138140" o:connectangles="0,0,0,0,0,0,0,0,0,0,0,0,0,0,0,0,0,0,0,0,0,0,0,0,0,0,0,0"/>
              </v:shape>
            </w:pict>
          </mc:Fallback>
        </mc:AlternateContent>
      </w:r>
      <w:r w:rsidRPr="006C6688">
        <w:rPr>
          <w:noProof/>
        </w:rPr>
        <w:drawing>
          <wp:inline distT="0" distB="0" distL="0" distR="0" wp14:anchorId="72A32169" wp14:editId="029A33DF">
            <wp:extent cx="5731510" cy="2596515"/>
            <wp:effectExtent l="0" t="0" r="2540" b="0"/>
            <wp:docPr id="3843049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049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E14E" w14:textId="77777777" w:rsidR="006C6688" w:rsidRDefault="006C6688" w:rsidP="006C6688">
      <w:pPr>
        <w:spacing w:after="20"/>
      </w:pPr>
      <w:r>
        <w:lastRenderedPageBreak/>
        <w:t>linksnip4 저장소를 추가해야 합니다.</w:t>
      </w:r>
    </w:p>
    <w:p w14:paraId="23DA3711" w14:textId="77777777" w:rsidR="006C6688" w:rsidRDefault="006C6688" w:rsidP="006C6688">
      <w:pPr>
        <w:spacing w:after="20"/>
      </w:pPr>
      <w:r>
        <w:t>Only select repositories는 그대로 둡니다.</w:t>
      </w:r>
    </w:p>
    <w:p w14:paraId="057F56D4" w14:textId="77777777" w:rsidR="006C6688" w:rsidRDefault="006C6688" w:rsidP="006C6688">
      <w:pPr>
        <w:spacing w:after="20"/>
      </w:pPr>
      <w:r>
        <w:t>Select repositories를 클릭합니다.</w:t>
      </w:r>
    </w:p>
    <w:p w14:paraId="0132B9B8" w14:textId="77777777" w:rsidR="006C6688" w:rsidRDefault="006C6688" w:rsidP="006C6688">
      <w:pPr>
        <w:spacing w:after="20"/>
      </w:pPr>
      <w:proofErr w:type="spellStart"/>
      <w:r>
        <w:t>kznetwork</w:t>
      </w:r>
      <w:proofErr w:type="spellEnd"/>
      <w:r>
        <w:t>/linksnip4를 검색해 선택합니다.</w:t>
      </w:r>
    </w:p>
    <w:p w14:paraId="5B36A51A" w14:textId="77777777" w:rsidR="006C6688" w:rsidRDefault="006C6688" w:rsidP="006C6688">
      <w:pPr>
        <w:spacing w:after="20"/>
      </w:pPr>
      <w:r>
        <w:rPr>
          <w:rFonts w:hint="eastAsia"/>
        </w:rPr>
        <w:t>아래의</w:t>
      </w:r>
      <w:r>
        <w:t xml:space="preserve"> 초록색 Save 버튼을 누릅니다.</w:t>
      </w:r>
    </w:p>
    <w:p w14:paraId="0320B107" w14:textId="5A68C048" w:rsidR="004070FB" w:rsidRDefault="006C6688" w:rsidP="006C6688">
      <w:pPr>
        <w:spacing w:after="20"/>
      </w:pPr>
      <w:r>
        <w:t xml:space="preserve">Cloudflare 대시보드로 돌아가 </w:t>
      </w:r>
      <w:proofErr w:type="spellStart"/>
      <w:r>
        <w:t>새로고침합니다</w:t>
      </w:r>
      <w:proofErr w:type="spellEnd"/>
      <w:r>
        <w:t>.</w:t>
      </w:r>
    </w:p>
    <w:p w14:paraId="075E9AC9" w14:textId="77777777" w:rsidR="006C6688" w:rsidRDefault="006C6688" w:rsidP="006C6688">
      <w:pPr>
        <w:spacing w:after="20"/>
      </w:pPr>
    </w:p>
    <w:p w14:paraId="5D263E8C" w14:textId="3C50D3E3" w:rsidR="006C6688" w:rsidRDefault="00E36084" w:rsidP="006C6688">
      <w:pPr>
        <w:spacing w:after="20"/>
      </w:pPr>
      <w:r w:rsidRPr="00E36084">
        <w:rPr>
          <w:noProof/>
        </w:rPr>
        <w:drawing>
          <wp:inline distT="0" distB="0" distL="0" distR="0" wp14:anchorId="03DD90FF" wp14:editId="26AA6B9F">
            <wp:extent cx="5731510" cy="2216785"/>
            <wp:effectExtent l="0" t="0" r="2540" b="0"/>
            <wp:docPr id="262605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053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8ECE" w14:textId="77777777" w:rsidR="00E36084" w:rsidRDefault="00E36084" w:rsidP="006C6688">
      <w:pPr>
        <w:spacing w:after="20"/>
      </w:pPr>
    </w:p>
    <w:p w14:paraId="053955EE" w14:textId="65041B00" w:rsidR="00E36084" w:rsidRDefault="00E36084" w:rsidP="006C6688">
      <w:pPr>
        <w:spacing w:after="20"/>
      </w:pPr>
      <w:r>
        <w:rPr>
          <w:rFonts w:hint="eastAsia"/>
        </w:rPr>
        <w:t>이렇게 나올 경우,</w:t>
      </w:r>
    </w:p>
    <w:p w14:paraId="786B73DC" w14:textId="77777777" w:rsidR="00E36084" w:rsidRDefault="00E36084" w:rsidP="00E36084">
      <w:pPr>
        <w:spacing w:after="20"/>
      </w:pPr>
    </w:p>
    <w:p w14:paraId="4D48A9B2" w14:textId="77777777" w:rsidR="00E36084" w:rsidRPr="00E36084" w:rsidRDefault="00E36084" w:rsidP="00E36084">
      <w:pPr>
        <w:spacing w:after="20"/>
        <w:rPr>
          <w:b/>
          <w:bCs/>
          <w:sz w:val="24"/>
          <w:szCs w:val="24"/>
        </w:rPr>
      </w:pPr>
      <w:r w:rsidRPr="00E36084">
        <w:rPr>
          <w:b/>
          <w:bCs/>
          <w:sz w:val="24"/>
          <w:szCs w:val="24"/>
        </w:rPr>
        <w:t>C:\DEV\linksnip4&gt;git switch main</w:t>
      </w:r>
    </w:p>
    <w:p w14:paraId="77A2E55B" w14:textId="77777777" w:rsidR="00E36084" w:rsidRPr="00E36084" w:rsidRDefault="00E36084" w:rsidP="00E36084">
      <w:pPr>
        <w:spacing w:after="20"/>
        <w:rPr>
          <w:sz w:val="16"/>
          <w:szCs w:val="16"/>
        </w:rPr>
      </w:pPr>
      <w:r w:rsidRPr="00E36084">
        <w:rPr>
          <w:sz w:val="16"/>
          <w:szCs w:val="16"/>
        </w:rPr>
        <w:t>Already on 'main'</w:t>
      </w:r>
    </w:p>
    <w:p w14:paraId="3F45D024" w14:textId="77777777" w:rsidR="00E36084" w:rsidRPr="00E36084" w:rsidRDefault="00E36084" w:rsidP="00E36084">
      <w:pPr>
        <w:spacing w:after="20"/>
        <w:rPr>
          <w:sz w:val="16"/>
          <w:szCs w:val="16"/>
        </w:rPr>
      </w:pPr>
      <w:r w:rsidRPr="00E36084">
        <w:rPr>
          <w:sz w:val="16"/>
          <w:szCs w:val="16"/>
        </w:rPr>
        <w:t>Your branch is up to date with 'origin/main'.</w:t>
      </w:r>
    </w:p>
    <w:p w14:paraId="744EC71F" w14:textId="77777777" w:rsidR="00E36084" w:rsidRPr="00E36084" w:rsidRDefault="00E36084" w:rsidP="00E36084">
      <w:pPr>
        <w:spacing w:after="20"/>
        <w:rPr>
          <w:sz w:val="16"/>
          <w:szCs w:val="16"/>
        </w:rPr>
      </w:pPr>
    </w:p>
    <w:p w14:paraId="0D39EC7F" w14:textId="77777777" w:rsidR="00E36084" w:rsidRPr="00E36084" w:rsidRDefault="00E36084" w:rsidP="00E36084">
      <w:pPr>
        <w:spacing w:after="20"/>
        <w:rPr>
          <w:b/>
          <w:bCs/>
          <w:sz w:val="24"/>
          <w:szCs w:val="24"/>
        </w:rPr>
      </w:pPr>
      <w:r w:rsidRPr="00E36084">
        <w:rPr>
          <w:b/>
          <w:bCs/>
          <w:sz w:val="24"/>
          <w:szCs w:val="24"/>
        </w:rPr>
        <w:t>C:\DEV\linksnip4&gt;git pull --ff-only origin main</w:t>
      </w:r>
    </w:p>
    <w:p w14:paraId="02327DE9" w14:textId="77777777" w:rsidR="00E36084" w:rsidRPr="00E36084" w:rsidRDefault="00E36084" w:rsidP="00E36084">
      <w:pPr>
        <w:spacing w:after="20"/>
        <w:rPr>
          <w:sz w:val="16"/>
          <w:szCs w:val="16"/>
        </w:rPr>
      </w:pPr>
      <w:r w:rsidRPr="00E36084">
        <w:rPr>
          <w:sz w:val="16"/>
          <w:szCs w:val="16"/>
        </w:rPr>
        <w:t>From https://github.com/kznetwork/linksnip4</w:t>
      </w:r>
    </w:p>
    <w:p w14:paraId="661508D7" w14:textId="77777777" w:rsidR="00E36084" w:rsidRPr="00E36084" w:rsidRDefault="00E36084" w:rsidP="00E36084">
      <w:pPr>
        <w:spacing w:after="20"/>
        <w:rPr>
          <w:sz w:val="16"/>
          <w:szCs w:val="16"/>
        </w:rPr>
      </w:pPr>
      <w:r w:rsidRPr="00E36084">
        <w:rPr>
          <w:sz w:val="16"/>
          <w:szCs w:val="16"/>
        </w:rPr>
        <w:t xml:space="preserve"> * branch            main       -&gt; FETCH_HEAD</w:t>
      </w:r>
    </w:p>
    <w:p w14:paraId="50011EF6" w14:textId="77777777" w:rsidR="00E36084" w:rsidRPr="00E36084" w:rsidRDefault="00E36084" w:rsidP="00E36084">
      <w:pPr>
        <w:spacing w:after="20"/>
        <w:rPr>
          <w:sz w:val="16"/>
          <w:szCs w:val="16"/>
        </w:rPr>
      </w:pPr>
      <w:r w:rsidRPr="00E36084">
        <w:rPr>
          <w:sz w:val="16"/>
          <w:szCs w:val="16"/>
        </w:rPr>
        <w:t>Already up to date.</w:t>
      </w:r>
    </w:p>
    <w:p w14:paraId="560DA1B3" w14:textId="77777777" w:rsidR="00E36084" w:rsidRPr="00E36084" w:rsidRDefault="00E36084" w:rsidP="00E36084">
      <w:pPr>
        <w:spacing w:after="20"/>
        <w:rPr>
          <w:sz w:val="16"/>
          <w:szCs w:val="16"/>
        </w:rPr>
      </w:pPr>
    </w:p>
    <w:p w14:paraId="6401442A" w14:textId="77777777" w:rsidR="00E36084" w:rsidRPr="00E36084" w:rsidRDefault="00E36084" w:rsidP="00E36084">
      <w:pPr>
        <w:spacing w:after="20"/>
        <w:rPr>
          <w:b/>
          <w:bCs/>
          <w:sz w:val="24"/>
          <w:szCs w:val="24"/>
        </w:rPr>
      </w:pPr>
      <w:r w:rsidRPr="00E36084">
        <w:rPr>
          <w:b/>
          <w:bCs/>
          <w:sz w:val="24"/>
          <w:szCs w:val="24"/>
        </w:rPr>
        <w:t>C:\DEV\linksnip4&gt;git commit --allow-empty -m "chore: trigger Cloudflare Pages deployment"</w:t>
      </w:r>
    </w:p>
    <w:p w14:paraId="1FA0EDEE" w14:textId="77777777" w:rsidR="00E36084" w:rsidRPr="00E36084" w:rsidRDefault="00E36084" w:rsidP="00E36084">
      <w:pPr>
        <w:spacing w:after="20"/>
        <w:rPr>
          <w:sz w:val="16"/>
          <w:szCs w:val="16"/>
        </w:rPr>
      </w:pPr>
      <w:r w:rsidRPr="00E36084">
        <w:rPr>
          <w:sz w:val="16"/>
          <w:szCs w:val="16"/>
        </w:rPr>
        <w:t>[main e182836] chore: trigger Cloudflare Pages deployment</w:t>
      </w:r>
    </w:p>
    <w:p w14:paraId="7BD481CC" w14:textId="77777777" w:rsidR="00E36084" w:rsidRPr="00E36084" w:rsidRDefault="00E36084" w:rsidP="00E36084">
      <w:pPr>
        <w:spacing w:after="20"/>
        <w:rPr>
          <w:sz w:val="16"/>
          <w:szCs w:val="16"/>
        </w:rPr>
      </w:pPr>
    </w:p>
    <w:p w14:paraId="2284741C" w14:textId="77777777" w:rsidR="00E36084" w:rsidRPr="00E36084" w:rsidRDefault="00E36084" w:rsidP="00E36084">
      <w:pPr>
        <w:spacing w:after="20"/>
        <w:rPr>
          <w:b/>
          <w:bCs/>
          <w:sz w:val="24"/>
          <w:szCs w:val="24"/>
        </w:rPr>
      </w:pPr>
      <w:r w:rsidRPr="00E36084">
        <w:rPr>
          <w:b/>
          <w:bCs/>
          <w:sz w:val="24"/>
          <w:szCs w:val="24"/>
        </w:rPr>
        <w:lastRenderedPageBreak/>
        <w:t>C:\DEV\linksnip4&gt;git push origin main</w:t>
      </w:r>
    </w:p>
    <w:p w14:paraId="4E671988" w14:textId="77777777" w:rsidR="00E36084" w:rsidRPr="00E36084" w:rsidRDefault="00E36084" w:rsidP="00E36084">
      <w:pPr>
        <w:spacing w:after="20"/>
        <w:rPr>
          <w:sz w:val="16"/>
          <w:szCs w:val="16"/>
        </w:rPr>
      </w:pPr>
      <w:r w:rsidRPr="00E36084">
        <w:rPr>
          <w:sz w:val="16"/>
          <w:szCs w:val="16"/>
        </w:rPr>
        <w:t>Enumerating objects: 1, done.</w:t>
      </w:r>
    </w:p>
    <w:p w14:paraId="644B5B8F" w14:textId="77777777" w:rsidR="00E36084" w:rsidRPr="00E36084" w:rsidRDefault="00E36084" w:rsidP="00E36084">
      <w:pPr>
        <w:spacing w:after="20"/>
        <w:rPr>
          <w:sz w:val="16"/>
          <w:szCs w:val="16"/>
        </w:rPr>
      </w:pPr>
      <w:r w:rsidRPr="00E36084">
        <w:rPr>
          <w:sz w:val="16"/>
          <w:szCs w:val="16"/>
        </w:rPr>
        <w:t>Counting objects: 100% (1/1), done.</w:t>
      </w:r>
    </w:p>
    <w:p w14:paraId="3A045F08" w14:textId="77777777" w:rsidR="00E36084" w:rsidRPr="00E36084" w:rsidRDefault="00E36084" w:rsidP="00E36084">
      <w:pPr>
        <w:spacing w:after="20"/>
        <w:rPr>
          <w:sz w:val="16"/>
          <w:szCs w:val="16"/>
        </w:rPr>
      </w:pPr>
      <w:r w:rsidRPr="00E36084">
        <w:rPr>
          <w:sz w:val="16"/>
          <w:szCs w:val="16"/>
        </w:rPr>
        <w:t>Writing objects: 100% (1/1), 213 bytes | 213.00 KiB/s, done.</w:t>
      </w:r>
    </w:p>
    <w:p w14:paraId="54BE86D4" w14:textId="77777777" w:rsidR="00E36084" w:rsidRPr="00E36084" w:rsidRDefault="00E36084" w:rsidP="00E36084">
      <w:pPr>
        <w:spacing w:after="20"/>
        <w:rPr>
          <w:sz w:val="16"/>
          <w:szCs w:val="16"/>
        </w:rPr>
      </w:pPr>
      <w:r w:rsidRPr="00E36084">
        <w:rPr>
          <w:sz w:val="16"/>
          <w:szCs w:val="16"/>
        </w:rPr>
        <w:t>Total 1 (delta 0), reused 0 (delta 0), pack-reused 0 (from 0)</w:t>
      </w:r>
    </w:p>
    <w:p w14:paraId="2C475373" w14:textId="77777777" w:rsidR="00E36084" w:rsidRPr="00E36084" w:rsidRDefault="00E36084" w:rsidP="00E36084">
      <w:pPr>
        <w:spacing w:after="20"/>
        <w:rPr>
          <w:sz w:val="16"/>
          <w:szCs w:val="16"/>
        </w:rPr>
      </w:pPr>
      <w:r w:rsidRPr="00E36084">
        <w:rPr>
          <w:sz w:val="16"/>
          <w:szCs w:val="16"/>
        </w:rPr>
        <w:t>To https://github.com/kznetwork/linksnip4.git</w:t>
      </w:r>
    </w:p>
    <w:p w14:paraId="475933DA" w14:textId="77777777" w:rsidR="00E36084" w:rsidRPr="00E36084" w:rsidRDefault="00E36084" w:rsidP="00E36084">
      <w:pPr>
        <w:spacing w:after="20"/>
        <w:rPr>
          <w:sz w:val="16"/>
          <w:szCs w:val="16"/>
        </w:rPr>
      </w:pPr>
      <w:r w:rsidRPr="00E36084">
        <w:rPr>
          <w:sz w:val="16"/>
          <w:szCs w:val="16"/>
        </w:rPr>
        <w:t xml:space="preserve">   </w:t>
      </w:r>
      <w:proofErr w:type="gramStart"/>
      <w:r w:rsidRPr="00E36084">
        <w:rPr>
          <w:sz w:val="16"/>
          <w:szCs w:val="16"/>
        </w:rPr>
        <w:t>4363094..e182836  main</w:t>
      </w:r>
      <w:proofErr w:type="gramEnd"/>
      <w:r w:rsidRPr="00E36084">
        <w:rPr>
          <w:sz w:val="16"/>
          <w:szCs w:val="16"/>
        </w:rPr>
        <w:t xml:space="preserve"> -&gt; main</w:t>
      </w:r>
    </w:p>
    <w:p w14:paraId="4426FA34" w14:textId="77777777" w:rsidR="00E36084" w:rsidRPr="00E36084" w:rsidRDefault="00E36084" w:rsidP="00E36084">
      <w:pPr>
        <w:spacing w:after="20"/>
        <w:rPr>
          <w:sz w:val="16"/>
          <w:szCs w:val="16"/>
        </w:rPr>
      </w:pPr>
    </w:p>
    <w:p w14:paraId="57860BA0" w14:textId="265965B9" w:rsidR="00E36084" w:rsidRPr="00E36084" w:rsidRDefault="00E36084" w:rsidP="00E36084">
      <w:pPr>
        <w:spacing w:after="20"/>
        <w:rPr>
          <w:sz w:val="16"/>
          <w:szCs w:val="16"/>
        </w:rPr>
      </w:pPr>
      <w:r w:rsidRPr="00E36084">
        <w:rPr>
          <w:sz w:val="16"/>
          <w:szCs w:val="16"/>
        </w:rPr>
        <w:t>C:\DEV\linksnip4&gt;</w:t>
      </w:r>
    </w:p>
    <w:p w14:paraId="53F9EB9D" w14:textId="77777777" w:rsidR="00E36084" w:rsidRDefault="00E36084" w:rsidP="006C6688">
      <w:pPr>
        <w:spacing w:after="20"/>
      </w:pPr>
    </w:p>
    <w:p w14:paraId="278B4173" w14:textId="782CC230" w:rsidR="00E36084" w:rsidRDefault="00E36084" w:rsidP="006C6688">
      <w:pPr>
        <w:spacing w:after="20"/>
      </w:pPr>
      <w:r w:rsidRPr="00E36084">
        <w:rPr>
          <w:noProof/>
        </w:rPr>
        <w:drawing>
          <wp:inline distT="0" distB="0" distL="0" distR="0" wp14:anchorId="6822A74B" wp14:editId="2871DA80">
            <wp:extent cx="5731510" cy="2360930"/>
            <wp:effectExtent l="0" t="0" r="2540" b="1270"/>
            <wp:docPr id="16379557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557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4202" w14:textId="77777777" w:rsidR="006C6688" w:rsidRDefault="006C6688" w:rsidP="006C6688">
      <w:pPr>
        <w:spacing w:after="20"/>
      </w:pPr>
    </w:p>
    <w:p w14:paraId="6504F1F5" w14:textId="6BB42E5E" w:rsidR="008F642F" w:rsidRDefault="008F642F" w:rsidP="006C6688">
      <w:pPr>
        <w:spacing w:after="20"/>
      </w:pPr>
      <w:r w:rsidRPr="008F642F">
        <w:t>https://linksnip4.pages.dev/</w:t>
      </w:r>
    </w:p>
    <w:p w14:paraId="1E738C99" w14:textId="7BF9B3EA" w:rsidR="008F642F" w:rsidRDefault="008F642F" w:rsidP="006C6688">
      <w:pPr>
        <w:spacing w:after="20"/>
      </w:pPr>
      <w:r>
        <w:rPr>
          <w:noProof/>
        </w:rPr>
        <w:lastRenderedPageBreak/>
        <w:drawing>
          <wp:inline distT="0" distB="0" distL="0" distR="0" wp14:anchorId="35780B8C" wp14:editId="25355E2F">
            <wp:extent cx="5731510" cy="3439160"/>
            <wp:effectExtent l="0" t="0" r="2540" b="8890"/>
            <wp:docPr id="5521261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2613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0313" w14:textId="77777777" w:rsidR="008F642F" w:rsidRDefault="008F642F" w:rsidP="006C6688">
      <w:pPr>
        <w:spacing w:after="20"/>
      </w:pPr>
    </w:p>
    <w:p w14:paraId="22B0AE5E" w14:textId="77777777" w:rsidR="00B610B7" w:rsidRDefault="00000000">
      <w:pPr>
        <w:spacing w:after="60"/>
        <w:ind w:left="360" w:hanging="300"/>
      </w:pPr>
      <w:r>
        <w:t>✅ Cloudflare Pages로 실제 주소</w:t>
      </w:r>
      <w:proofErr w:type="gramStart"/>
      <w:r>
        <w:t>(.</w:t>
      </w:r>
      <w:proofErr w:type="spellStart"/>
      <w:r>
        <w:t>pages.dev</w:t>
      </w:r>
      <w:proofErr w:type="spellEnd"/>
      <w:proofErr w:type="gramEnd"/>
      <w:r>
        <w:t>)</w:t>
      </w:r>
      <w:proofErr w:type="spellStart"/>
      <w:r>
        <w:t>에</w:t>
      </w:r>
      <w:proofErr w:type="spellEnd"/>
      <w:r>
        <w:t xml:space="preserve"> 배포됐다</w:t>
      </w:r>
    </w:p>
    <w:p w14:paraId="6CF2CE26" w14:textId="3EFFAEDF" w:rsidR="00B610B7" w:rsidRDefault="00000000" w:rsidP="002476BE">
      <w:pPr>
        <w:spacing w:after="60"/>
        <w:ind w:left="360" w:hanging="300"/>
      </w:pPr>
      <w:r>
        <w:rPr>
          <w:rFonts w:ascii="Segoe UI Emoji" w:hAnsi="Segoe UI Emoji" w:cs="Segoe UI Emoji"/>
        </w:rPr>
        <w:t>✅</w:t>
      </w:r>
      <w:r>
        <w:t xml:space="preserve"> KV + Functions로 줄이기/</w:t>
      </w:r>
      <w:proofErr w:type="spellStart"/>
      <w:r>
        <w:t>리다이렉트가</w:t>
      </w:r>
      <w:proofErr w:type="spellEnd"/>
      <w:r>
        <w:t xml:space="preserve"> 동작한다</w:t>
      </w:r>
    </w:p>
    <w:p w14:paraId="39DB7307" w14:textId="77777777" w:rsidR="00B610B7" w:rsidRDefault="00000000">
      <w:r>
        <w:br w:type="page"/>
      </w:r>
    </w:p>
    <w:p w14:paraId="32D8AAB0" w14:textId="77777777" w:rsidR="00B610B7" w:rsidRDefault="00000000">
      <w:pPr>
        <w:pStyle w:val="1"/>
        <w:spacing w:before="320" w:after="140"/>
      </w:pPr>
      <w:bookmarkStart w:id="9" w:name="_Toc237702155"/>
      <w:r>
        <w:rPr>
          <w:b/>
          <w:bCs/>
          <w:color w:val="6B5B3E"/>
          <w:sz w:val="30"/>
          <w:szCs w:val="30"/>
        </w:rPr>
        <w:lastRenderedPageBreak/>
        <w:t>Part 12. GA · Microsoft Clarity 모니터링 · 운영 점검</w:t>
      </w:r>
      <w:bookmarkEnd w:id="9"/>
    </w:p>
    <w:p w14:paraId="3D18DEEE" w14:textId="77777777" w:rsidR="00B610B7" w:rsidRDefault="00000000">
      <w:pPr>
        <w:spacing w:after="120"/>
      </w:pPr>
      <w:r>
        <w:t>배포 후에는 ‘사람들이 실제로 어떻게 쓰는지’ 봐야 합니다. Google Analytics 4(GA4)는 방문/이벤트 같은 ‘숫자’</w:t>
      </w:r>
      <w:proofErr w:type="spellStart"/>
      <w:r>
        <w:t>를</w:t>
      </w:r>
      <w:proofErr w:type="spellEnd"/>
      <w:r>
        <w:t xml:space="preserve">, Microsoft Clarity는 </w:t>
      </w:r>
      <w:proofErr w:type="spellStart"/>
      <w:r>
        <w:t>히트맵</w:t>
      </w:r>
      <w:proofErr w:type="spellEnd"/>
      <w:r>
        <w:t>·세션 녹화 같은 ‘행동’을 보여 줍니다. 둘 다 무료이고, 작은 스크립트 한 줄씩만 넣으면 됩니다.</w:t>
      </w:r>
    </w:p>
    <w:p w14:paraId="7E2D24C0" w14:textId="77777777" w:rsidR="00B610B7" w:rsidRDefault="00000000">
      <w:pPr>
        <w:pStyle w:val="2"/>
        <w:spacing w:before="240" w:after="110"/>
      </w:pPr>
      <w:bookmarkStart w:id="10" w:name="_Toc237702156"/>
      <w:r>
        <w:rPr>
          <w:b/>
          <w:bCs/>
          <w:color w:val="3A3222"/>
          <w:sz w:val="25"/>
          <w:szCs w:val="25"/>
        </w:rPr>
        <w:t>12-1. ▶ 실습: GA4 측정 ID 발급 후 삽입</w:t>
      </w:r>
      <w:bookmarkEnd w:id="10"/>
    </w:p>
    <w:p w14:paraId="24E7E737" w14:textId="58C69307" w:rsidR="00B610B7" w:rsidRDefault="00000000">
      <w:pPr>
        <w:spacing w:after="70"/>
        <w:ind w:left="360" w:hanging="300"/>
      </w:pPr>
      <w:r>
        <w:rPr>
          <w:b/>
          <w:bCs/>
          <w:color w:val="6B5B3E"/>
        </w:rPr>
        <w:t xml:space="preserve">1. </w:t>
      </w:r>
      <w:r w:rsidR="003B0C38" w:rsidRPr="003B0C38">
        <w:t>https://analytics.google.com/analytics/web/provision/?hl=ko3/provision#/provision</w:t>
      </w:r>
    </w:p>
    <w:p w14:paraId="7DF57527" w14:textId="77777777" w:rsidR="003B0C38" w:rsidRDefault="003B0C38">
      <w:pPr>
        <w:spacing w:after="70"/>
        <w:ind w:left="360" w:hanging="300"/>
        <w:rPr>
          <w:b/>
          <w:bCs/>
          <w:color w:val="6B5B3E"/>
        </w:rPr>
      </w:pPr>
    </w:p>
    <w:p w14:paraId="237F92E2" w14:textId="69ED0BA6" w:rsidR="003B0C38" w:rsidRDefault="003B0C38">
      <w:pPr>
        <w:spacing w:after="70"/>
        <w:ind w:left="360" w:hanging="300"/>
        <w:rPr>
          <w:b/>
          <w:bCs/>
          <w:color w:val="6B5B3E"/>
        </w:rPr>
      </w:pPr>
      <w:r>
        <w:rPr>
          <w:b/>
          <w:bCs/>
          <w:noProof/>
          <w:color w:val="6B5B3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5E4C1C3" wp14:editId="0E34D153">
                <wp:simplePos x="0" y="0"/>
                <wp:positionH relativeFrom="column">
                  <wp:posOffset>2647784</wp:posOffset>
                </wp:positionH>
                <wp:positionV relativeFrom="paragraph">
                  <wp:posOffset>749666</wp:posOffset>
                </wp:positionV>
                <wp:extent cx="1064885" cy="639096"/>
                <wp:effectExtent l="19050" t="0" r="21590" b="27940"/>
                <wp:wrapNone/>
                <wp:docPr id="419724087" name="자유형: 도형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885" cy="639096"/>
                        </a:xfrm>
                        <a:custGeom>
                          <a:avLst/>
                          <a:gdLst>
                            <a:gd name="csX0" fmla="*/ 548640 w 1064885"/>
                            <a:gd name="csY0" fmla="*/ 611940 h 639096"/>
                            <a:gd name="csX1" fmla="*/ 103367 w 1064885"/>
                            <a:gd name="csY1" fmla="*/ 611940 h 639096"/>
                            <a:gd name="csX2" fmla="*/ 55659 w 1064885"/>
                            <a:gd name="csY2" fmla="*/ 588086 h 639096"/>
                            <a:gd name="csX3" fmla="*/ 23854 w 1064885"/>
                            <a:gd name="csY3" fmla="*/ 524475 h 639096"/>
                            <a:gd name="csX4" fmla="*/ 0 w 1064885"/>
                            <a:gd name="csY4" fmla="*/ 381352 h 639096"/>
                            <a:gd name="csX5" fmla="*/ 63611 w 1064885"/>
                            <a:gd name="csY5" fmla="*/ 293887 h 639096"/>
                            <a:gd name="csX6" fmla="*/ 349858 w 1064885"/>
                            <a:gd name="csY6" fmla="*/ 206423 h 639096"/>
                            <a:gd name="csX7" fmla="*/ 429371 w 1064885"/>
                            <a:gd name="csY7" fmla="*/ 230277 h 639096"/>
                            <a:gd name="csX8" fmla="*/ 421419 w 1064885"/>
                            <a:gd name="csY8" fmla="*/ 405206 h 639096"/>
                            <a:gd name="csX9" fmla="*/ 397566 w 1064885"/>
                            <a:gd name="csY9" fmla="*/ 460865 h 639096"/>
                            <a:gd name="csX10" fmla="*/ 461176 w 1064885"/>
                            <a:gd name="csY10" fmla="*/ 603988 h 639096"/>
                            <a:gd name="csX11" fmla="*/ 771277 w 1064885"/>
                            <a:gd name="csY11" fmla="*/ 341595 h 639096"/>
                            <a:gd name="csX12" fmla="*/ 970059 w 1064885"/>
                            <a:gd name="csY12" fmla="*/ 126910 h 639096"/>
                            <a:gd name="csX13" fmla="*/ 1041621 w 1064885"/>
                            <a:gd name="csY13" fmla="*/ 15592 h 63909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</a:cxnLst>
                          <a:rect l="l" t="t" r="r" b="b"/>
                          <a:pathLst>
                            <a:path w="1064885" h="639096">
                              <a:moveTo>
                                <a:pt x="548640" y="611940"/>
                              </a:moveTo>
                              <a:cubicBezTo>
                                <a:pt x="335517" y="645591"/>
                                <a:pt x="380576" y="650620"/>
                                <a:pt x="103367" y="611940"/>
                              </a:cubicBezTo>
                              <a:cubicBezTo>
                                <a:pt x="85758" y="609483"/>
                                <a:pt x="71562" y="596037"/>
                                <a:pt x="55659" y="588086"/>
                              </a:cubicBezTo>
                              <a:cubicBezTo>
                                <a:pt x="45057" y="566882"/>
                                <a:pt x="32178" y="546672"/>
                                <a:pt x="23854" y="524475"/>
                              </a:cubicBezTo>
                              <a:cubicBezTo>
                                <a:pt x="5558" y="475686"/>
                                <a:pt x="5171" y="433056"/>
                                <a:pt x="0" y="381352"/>
                              </a:cubicBezTo>
                              <a:cubicBezTo>
                                <a:pt x="21204" y="352197"/>
                                <a:pt x="35461" y="316407"/>
                                <a:pt x="63611" y="293887"/>
                              </a:cubicBezTo>
                              <a:cubicBezTo>
                                <a:pt x="173457" y="206011"/>
                                <a:pt x="217685" y="220336"/>
                                <a:pt x="349858" y="206423"/>
                              </a:cubicBezTo>
                              <a:cubicBezTo>
                                <a:pt x="376362" y="214374"/>
                                <a:pt x="407612" y="213181"/>
                                <a:pt x="429371" y="230277"/>
                              </a:cubicBezTo>
                              <a:cubicBezTo>
                                <a:pt x="494921" y="281780"/>
                                <a:pt x="442350" y="350261"/>
                                <a:pt x="421419" y="405206"/>
                              </a:cubicBezTo>
                              <a:cubicBezTo>
                                <a:pt x="414233" y="424069"/>
                                <a:pt x="405517" y="442312"/>
                                <a:pt x="397566" y="460865"/>
                              </a:cubicBezTo>
                              <a:cubicBezTo>
                                <a:pt x="418769" y="508573"/>
                                <a:pt x="421322" y="637711"/>
                                <a:pt x="461176" y="603988"/>
                              </a:cubicBezTo>
                              <a:cubicBezTo>
                                <a:pt x="564543" y="516524"/>
                                <a:pt x="679281" y="440951"/>
                                <a:pt x="771277" y="341595"/>
                              </a:cubicBezTo>
                              <a:cubicBezTo>
                                <a:pt x="837538" y="270033"/>
                                <a:pt x="907994" y="202140"/>
                                <a:pt x="970059" y="126910"/>
                              </a:cubicBezTo>
                              <a:cubicBezTo>
                                <a:pt x="1163268" y="-107283"/>
                                <a:pt x="993238" y="63975"/>
                                <a:pt x="1041621" y="15592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9EAF043" id="자유형: 도형 33" o:spid="_x0000_s1026" style="position:absolute;margin-left:208.5pt;margin-top:59.05pt;width:83.85pt;height:50.3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64885,639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" path="m548640,611940v-213123,33651,-168064,38680,-445273,c85758,609483,71562,596037,55659,588086,45057,566882,32178,546672,23854,524475,5558,475686,5171,433056,,381352,21204,352197,35461,316407,63611,293887,173457,206011,217685,220336,349858,206423v26504,7951,57754,6758,79513,23854c494921,281780,442350,350261,421419,405206v-7186,18863,-15902,37106,-23853,55659c418769,508573,421322,637711,461176,603988,564543,516524,679281,440951,771277,341595,837538,270033,907994,202140,970059,126910v193209,-234193,23179,-62935,71562,-111318e" filled="f" strokecolor="#030e13 [484]" strokeweight="1.5pt">
                <v:stroke joinstyle="miter"/>
                <v:path arrowok="t" o:connecttype="custom" o:connectlocs="548640,611940;103367,611940;55659,588086;23854,524475;0,381352;63611,293887;349858,206423;429371,230277;421419,405206;397566,460865;461176,603988;771277,341595;970059,126910;1041621,15592" o:connectangles="0,0,0,0,0,0,0,0,0,0,0,0,0,0"/>
              </v:shape>
            </w:pict>
          </mc:Fallback>
        </mc:AlternateContent>
      </w:r>
      <w:r w:rsidRPr="003B0C38">
        <w:rPr>
          <w:b/>
          <w:bCs/>
          <w:noProof/>
          <w:color w:val="6B5B3E"/>
        </w:rPr>
        <w:drawing>
          <wp:inline distT="0" distB="0" distL="0" distR="0" wp14:anchorId="3B6C6593" wp14:editId="128D2237">
            <wp:extent cx="5731510" cy="2719705"/>
            <wp:effectExtent l="0" t="0" r="2540" b="4445"/>
            <wp:docPr id="20550696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6968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A160" w14:textId="77777777" w:rsidR="003B0C38" w:rsidRDefault="003B0C38">
      <w:pPr>
        <w:spacing w:after="70"/>
        <w:ind w:left="360" w:hanging="300"/>
        <w:rPr>
          <w:b/>
          <w:bCs/>
          <w:color w:val="6B5B3E"/>
        </w:rPr>
      </w:pPr>
    </w:p>
    <w:p w14:paraId="08D069D8" w14:textId="082C8CF9" w:rsidR="003B0C38" w:rsidRDefault="003B0C38">
      <w:pPr>
        <w:spacing w:after="70"/>
        <w:ind w:left="360" w:hanging="300"/>
        <w:rPr>
          <w:b/>
          <w:bCs/>
          <w:color w:val="6B5B3E"/>
        </w:rPr>
      </w:pPr>
      <w:r>
        <w:rPr>
          <w:b/>
          <w:bCs/>
          <w:noProof/>
          <w:color w:val="6B5B3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028E182" wp14:editId="4B7C464D">
                <wp:simplePos x="0" y="0"/>
                <wp:positionH relativeFrom="column">
                  <wp:posOffset>227043</wp:posOffset>
                </wp:positionH>
                <wp:positionV relativeFrom="paragraph">
                  <wp:posOffset>284932</wp:posOffset>
                </wp:positionV>
                <wp:extent cx="2048966" cy="592751"/>
                <wp:effectExtent l="0" t="0" r="27940" b="17145"/>
                <wp:wrapNone/>
                <wp:docPr id="1792463950" name="자유형: 도형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966" cy="592751"/>
                        </a:xfrm>
                        <a:custGeom>
                          <a:avLst/>
                          <a:gdLst>
                            <a:gd name="csX0" fmla="*/ 536282 w 2048966"/>
                            <a:gd name="csY0" fmla="*/ 565002 h 592751"/>
                            <a:gd name="csX1" fmla="*/ 1474536 w 2048966"/>
                            <a:gd name="csY1" fmla="*/ 557050 h 592751"/>
                            <a:gd name="csX2" fmla="*/ 2015225 w 2048966"/>
                            <a:gd name="csY2" fmla="*/ 533196 h 592751"/>
                            <a:gd name="csX3" fmla="*/ 2039079 w 2048966"/>
                            <a:gd name="csY3" fmla="*/ 493440 h 592751"/>
                            <a:gd name="csX4" fmla="*/ 1935712 w 2048966"/>
                            <a:gd name="csY4" fmla="*/ 294657 h 592751"/>
                            <a:gd name="csX5" fmla="*/ 1045166 w 2048966"/>
                            <a:gd name="csY5" fmla="*/ 16362 h 592751"/>
                            <a:gd name="csX6" fmla="*/ 703260 w 2048966"/>
                            <a:gd name="csY6" fmla="*/ 459 h 592751"/>
                            <a:gd name="csX7" fmla="*/ 154620 w 2048966"/>
                            <a:gd name="csY7" fmla="*/ 48167 h 592751"/>
                            <a:gd name="csX8" fmla="*/ 27399 w 2048966"/>
                            <a:gd name="csY8" fmla="*/ 151534 h 592751"/>
                            <a:gd name="csX9" fmla="*/ 3545 w 2048966"/>
                            <a:gd name="csY9" fmla="*/ 270803 h 592751"/>
                            <a:gd name="csX10" fmla="*/ 432915 w 2048966"/>
                            <a:gd name="csY10" fmla="*/ 588856 h 592751"/>
                            <a:gd name="csX11" fmla="*/ 671454 w 2048966"/>
                            <a:gd name="csY11" fmla="*/ 572953 h 59275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</a:cxnLst>
                          <a:rect l="l" t="t" r="r" b="b"/>
                          <a:pathLst>
                            <a:path w="2048966" h="592751">
                              <a:moveTo>
                                <a:pt x="536282" y="565002"/>
                              </a:moveTo>
                              <a:lnTo>
                                <a:pt x="1474536" y="557050"/>
                              </a:lnTo>
                              <a:cubicBezTo>
                                <a:pt x="1983352" y="551428"/>
                                <a:pt x="1820960" y="610903"/>
                                <a:pt x="2015225" y="533196"/>
                              </a:cubicBezTo>
                              <a:cubicBezTo>
                                <a:pt x="2023176" y="519944"/>
                                <a:pt x="2035331" y="508433"/>
                                <a:pt x="2039079" y="493440"/>
                              </a:cubicBezTo>
                              <a:cubicBezTo>
                                <a:pt x="2064234" y="392819"/>
                                <a:pt x="2045407" y="356582"/>
                                <a:pt x="1935712" y="294657"/>
                              </a:cubicBezTo>
                              <a:cubicBezTo>
                                <a:pt x="1646454" y="131366"/>
                                <a:pt x="1375241" y="65719"/>
                                <a:pt x="1045166" y="16362"/>
                              </a:cubicBezTo>
                              <a:cubicBezTo>
                                <a:pt x="932329" y="-511"/>
                                <a:pt x="817229" y="5760"/>
                                <a:pt x="703260" y="459"/>
                              </a:cubicBezTo>
                              <a:cubicBezTo>
                                <a:pt x="602902" y="2641"/>
                                <a:pt x="288992" y="-13851"/>
                                <a:pt x="154620" y="48167"/>
                              </a:cubicBezTo>
                              <a:cubicBezTo>
                                <a:pt x="105009" y="71064"/>
                                <a:pt x="69806" y="117078"/>
                                <a:pt x="27399" y="151534"/>
                              </a:cubicBezTo>
                              <a:cubicBezTo>
                                <a:pt x="19448" y="191290"/>
                                <a:pt x="-10091" y="232621"/>
                                <a:pt x="3545" y="270803"/>
                              </a:cubicBezTo>
                              <a:cubicBezTo>
                                <a:pt x="81521" y="489137"/>
                                <a:pt x="208990" y="551535"/>
                                <a:pt x="432915" y="588856"/>
                              </a:cubicBezTo>
                              <a:cubicBezTo>
                                <a:pt x="511520" y="601957"/>
                                <a:pt x="591941" y="578254"/>
                                <a:pt x="671454" y="572953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F0D565A" id="자유형: 도형 35" o:spid="_x0000_s1026" style="position:absolute;margin-left:17.9pt;margin-top:22.45pt;width:161.35pt;height:46.6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48966,592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" path="m536282,565002r938254,-7952c1983352,551428,1820960,610903,2015225,533196v7951,-13252,20106,-24763,23854,-39756c2064234,392819,2045407,356582,1935712,294657,1646454,131366,1375241,65719,1045166,16362,932329,-511,817229,5760,703260,459,602902,2641,288992,-13851,154620,48167,105009,71064,69806,117078,27399,151534,19448,191290,-10091,232621,3545,270803,81521,489137,208990,551535,432915,588856v78605,13101,159026,-10602,238539,-15903e" filled="f" strokecolor="#030e13 [484]" strokeweight="1.5pt">
                <v:stroke joinstyle="miter"/>
                <v:path arrowok="t" o:connecttype="custom" o:connectlocs="536282,565002;1474536,557050;2015225,533196;2039079,493440;1935712,294657;1045166,16362;703260,459;154620,48167;27399,151534;3545,270803;432915,588856;671454,572953" o:connectangles="0,0,0,0,0,0,0,0,0,0,0,0"/>
              </v:shape>
            </w:pict>
          </mc:Fallback>
        </mc:AlternateContent>
      </w:r>
      <w:r>
        <w:rPr>
          <w:b/>
          <w:bCs/>
          <w:noProof/>
          <w:color w:val="6B5B3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5ACC6CC" wp14:editId="5A8F6CA1">
                <wp:simplePos x="0" y="0"/>
                <wp:positionH relativeFrom="column">
                  <wp:posOffset>556591</wp:posOffset>
                </wp:positionH>
                <wp:positionV relativeFrom="paragraph">
                  <wp:posOffset>2153948</wp:posOffset>
                </wp:positionV>
                <wp:extent cx="675861" cy="559411"/>
                <wp:effectExtent l="0" t="0" r="10160" b="12700"/>
                <wp:wrapNone/>
                <wp:docPr id="1136555986" name="자유형: 도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861" cy="559411"/>
                        </a:xfrm>
                        <a:custGeom>
                          <a:avLst/>
                          <a:gdLst>
                            <a:gd name="csX0" fmla="*/ 0 w 675861"/>
                            <a:gd name="csY0" fmla="*/ 381662 h 559411"/>
                            <a:gd name="csX1" fmla="*/ 111319 w 675861"/>
                            <a:gd name="csY1" fmla="*/ 500932 h 559411"/>
                            <a:gd name="csX2" fmla="*/ 174929 w 675861"/>
                            <a:gd name="csY2" fmla="*/ 556591 h 559411"/>
                            <a:gd name="csX3" fmla="*/ 246491 w 675861"/>
                            <a:gd name="csY3" fmla="*/ 413467 h 559411"/>
                            <a:gd name="csX4" fmla="*/ 516835 w 675861"/>
                            <a:gd name="csY4" fmla="*/ 135172 h 559411"/>
                            <a:gd name="csX5" fmla="*/ 675861 w 675861"/>
                            <a:gd name="csY5" fmla="*/ 0 h 55941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</a:cxnLst>
                          <a:rect l="l" t="t" r="r" b="b"/>
                          <a:pathLst>
                            <a:path w="675861" h="559411">
                              <a:moveTo>
                                <a:pt x="0" y="381662"/>
                              </a:moveTo>
                              <a:cubicBezTo>
                                <a:pt x="37106" y="421419"/>
                                <a:pt x="72865" y="462478"/>
                                <a:pt x="111319" y="500932"/>
                              </a:cubicBezTo>
                              <a:cubicBezTo>
                                <a:pt x="131241" y="520854"/>
                                <a:pt x="151275" y="571897"/>
                                <a:pt x="174929" y="556591"/>
                              </a:cubicBezTo>
                              <a:cubicBezTo>
                                <a:pt x="219711" y="527614"/>
                                <a:pt x="212885" y="454888"/>
                                <a:pt x="246491" y="413467"/>
                              </a:cubicBezTo>
                              <a:cubicBezTo>
                                <a:pt x="327974" y="313035"/>
                                <a:pt x="423677" y="224880"/>
                                <a:pt x="516835" y="135172"/>
                              </a:cubicBezTo>
                              <a:cubicBezTo>
                                <a:pt x="566948" y="86915"/>
                                <a:pt x="675861" y="0"/>
                                <a:pt x="675861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2E83F6E" id="자유형: 도형 34" o:spid="_x0000_s1026" style="position:absolute;margin-left:43.85pt;margin-top:169.6pt;width:53.2pt;height:44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75861,559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" path="m,381662v37106,39757,72865,80816,111319,119270c131241,520854,151275,571897,174929,556591v44782,-28977,37956,-101703,71562,-143124c327974,313035,423677,224880,516835,135172,566948,86915,675861,,675861,e" filled="f" strokecolor="#030e13 [484]" strokeweight="1.5pt">
                <v:stroke joinstyle="miter"/>
                <v:path arrowok="t" o:connecttype="custom" o:connectlocs="0,381662;111319,500932;174929,556591;246491,413467;516835,135172;675861,0" o:connectangles="0,0,0,0,0,0"/>
              </v:shape>
            </w:pict>
          </mc:Fallback>
        </mc:AlternateContent>
      </w:r>
      <w:r w:rsidRPr="003B0C38">
        <w:rPr>
          <w:b/>
          <w:bCs/>
          <w:noProof/>
          <w:color w:val="6B5B3E"/>
        </w:rPr>
        <w:drawing>
          <wp:inline distT="0" distB="0" distL="0" distR="0" wp14:anchorId="2A6BEA8B" wp14:editId="022855EB">
            <wp:extent cx="5731510" cy="2889885"/>
            <wp:effectExtent l="0" t="0" r="2540" b="5715"/>
            <wp:docPr id="4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C9498B9E-DC4C-6304-7FD5-560194C128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C9498B9E-DC4C-6304-7FD5-560194C128C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62C6" w14:textId="09DD7788" w:rsidR="003B0C38" w:rsidRDefault="003B0C38">
      <w:pPr>
        <w:spacing w:after="70"/>
        <w:ind w:left="360" w:hanging="300"/>
        <w:rPr>
          <w:b/>
          <w:bCs/>
          <w:color w:val="6B5B3E"/>
        </w:rPr>
      </w:pPr>
      <w:r>
        <w:rPr>
          <w:b/>
          <w:bCs/>
          <w:noProof/>
          <w:color w:val="6B5B3E"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03F6577" wp14:editId="6F5D9E58">
                <wp:simplePos x="0" y="0"/>
                <wp:positionH relativeFrom="column">
                  <wp:posOffset>1765190</wp:posOffset>
                </wp:positionH>
                <wp:positionV relativeFrom="paragraph">
                  <wp:posOffset>1184744</wp:posOffset>
                </wp:positionV>
                <wp:extent cx="842838" cy="731520"/>
                <wp:effectExtent l="19050" t="0" r="33655" b="30480"/>
                <wp:wrapNone/>
                <wp:docPr id="131730482" name="자유형: 도형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838" cy="731520"/>
                        </a:xfrm>
                        <a:custGeom>
                          <a:avLst/>
                          <a:gdLst>
                            <a:gd name="csX0" fmla="*/ 485029 w 842838"/>
                            <a:gd name="csY0" fmla="*/ 0 h 731520"/>
                            <a:gd name="csX1" fmla="*/ 23853 w 842838"/>
                            <a:gd name="csY1" fmla="*/ 119270 h 731520"/>
                            <a:gd name="csX2" fmla="*/ 0 w 842838"/>
                            <a:gd name="csY2" fmla="*/ 214686 h 731520"/>
                            <a:gd name="csX3" fmla="*/ 294198 w 842838"/>
                            <a:gd name="csY3" fmla="*/ 516835 h 731520"/>
                            <a:gd name="csX4" fmla="*/ 357808 w 842838"/>
                            <a:gd name="csY4" fmla="*/ 508884 h 731520"/>
                            <a:gd name="csX5" fmla="*/ 278295 w 842838"/>
                            <a:gd name="csY5" fmla="*/ 532738 h 731520"/>
                            <a:gd name="csX6" fmla="*/ 254441 w 842838"/>
                            <a:gd name="csY6" fmla="*/ 580446 h 731520"/>
                            <a:gd name="csX7" fmla="*/ 333954 w 842838"/>
                            <a:gd name="csY7" fmla="*/ 723569 h 731520"/>
                            <a:gd name="csX8" fmla="*/ 413467 w 842838"/>
                            <a:gd name="csY8" fmla="*/ 731520 h 731520"/>
                            <a:gd name="csX9" fmla="*/ 811033 w 842838"/>
                            <a:gd name="csY9" fmla="*/ 659959 h 731520"/>
                            <a:gd name="csX10" fmla="*/ 842838 w 842838"/>
                            <a:gd name="csY10" fmla="*/ 572494 h 731520"/>
                            <a:gd name="csX11" fmla="*/ 826935 w 842838"/>
                            <a:gd name="csY11" fmla="*/ 469127 h 731520"/>
                            <a:gd name="csX12" fmla="*/ 795130 w 842838"/>
                            <a:gd name="csY12" fmla="*/ 445273 h 731520"/>
                            <a:gd name="csX13" fmla="*/ 755373 w 842838"/>
                            <a:gd name="csY13" fmla="*/ 397566 h 731520"/>
                            <a:gd name="csX14" fmla="*/ 779227 w 842838"/>
                            <a:gd name="csY14" fmla="*/ 294199 h 731520"/>
                            <a:gd name="csX15" fmla="*/ 795130 w 842838"/>
                            <a:gd name="csY15" fmla="*/ 222637 h 731520"/>
                            <a:gd name="csX16" fmla="*/ 779227 w 842838"/>
                            <a:gd name="csY16" fmla="*/ 166978 h 731520"/>
                            <a:gd name="csX17" fmla="*/ 524786 w 842838"/>
                            <a:gd name="csY17" fmla="*/ 63611 h 731520"/>
                            <a:gd name="csX18" fmla="*/ 445273 w 842838"/>
                            <a:gd name="csY18" fmla="*/ 47708 h 73152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</a:cxnLst>
                          <a:rect l="l" t="t" r="r" b="b"/>
                          <a:pathLst>
                            <a:path w="842838" h="731520">
                              <a:moveTo>
                                <a:pt x="485029" y="0"/>
                              </a:moveTo>
                              <a:cubicBezTo>
                                <a:pt x="340089" y="15755"/>
                                <a:pt x="125041" y="-29141"/>
                                <a:pt x="23853" y="119270"/>
                              </a:cubicBezTo>
                              <a:cubicBezTo>
                                <a:pt x="5385" y="146357"/>
                                <a:pt x="7951" y="182881"/>
                                <a:pt x="0" y="214686"/>
                              </a:cubicBezTo>
                              <a:cubicBezTo>
                                <a:pt x="132863" y="438456"/>
                                <a:pt x="79873" y="475618"/>
                                <a:pt x="294198" y="516835"/>
                              </a:cubicBezTo>
                              <a:cubicBezTo>
                                <a:pt x="315182" y="520870"/>
                                <a:pt x="336605" y="511534"/>
                                <a:pt x="357808" y="508884"/>
                              </a:cubicBezTo>
                              <a:cubicBezTo>
                                <a:pt x="331304" y="516835"/>
                                <a:pt x="301046" y="516987"/>
                                <a:pt x="278295" y="532738"/>
                              </a:cubicBezTo>
                              <a:cubicBezTo>
                                <a:pt x="263677" y="542858"/>
                                <a:pt x="256518" y="562788"/>
                                <a:pt x="254441" y="580446"/>
                              </a:cubicBezTo>
                              <a:cubicBezTo>
                                <a:pt x="245435" y="656997"/>
                                <a:pt x="259614" y="692268"/>
                                <a:pt x="333954" y="723569"/>
                              </a:cubicBezTo>
                              <a:cubicBezTo>
                                <a:pt x="358503" y="733905"/>
                                <a:pt x="386963" y="728870"/>
                                <a:pt x="413467" y="731520"/>
                              </a:cubicBezTo>
                              <a:cubicBezTo>
                                <a:pt x="483613" y="724004"/>
                                <a:pt x="736244" y="708860"/>
                                <a:pt x="811033" y="659959"/>
                              </a:cubicBezTo>
                              <a:cubicBezTo>
                                <a:pt x="836998" y="642982"/>
                                <a:pt x="832236" y="601649"/>
                                <a:pt x="842838" y="572494"/>
                              </a:cubicBezTo>
                              <a:cubicBezTo>
                                <a:pt x="837537" y="538038"/>
                                <a:pt x="839176" y="501768"/>
                                <a:pt x="826935" y="469127"/>
                              </a:cubicBezTo>
                              <a:cubicBezTo>
                                <a:pt x="822282" y="456719"/>
                                <a:pt x="805192" y="453897"/>
                                <a:pt x="795130" y="445273"/>
                              </a:cubicBezTo>
                              <a:cubicBezTo>
                                <a:pt x="771322" y="424866"/>
                                <a:pt x="771732" y="422103"/>
                                <a:pt x="755373" y="397566"/>
                              </a:cubicBezTo>
                              <a:cubicBezTo>
                                <a:pt x="737287" y="343306"/>
                                <a:pt x="748084" y="392818"/>
                                <a:pt x="779227" y="294199"/>
                              </a:cubicBezTo>
                              <a:cubicBezTo>
                                <a:pt x="786585" y="270897"/>
                                <a:pt x="789829" y="246491"/>
                                <a:pt x="795130" y="222637"/>
                              </a:cubicBezTo>
                              <a:cubicBezTo>
                                <a:pt x="789829" y="204084"/>
                                <a:pt x="791148" y="182150"/>
                                <a:pt x="779227" y="166978"/>
                              </a:cubicBezTo>
                              <a:cubicBezTo>
                                <a:pt x="718025" y="89084"/>
                                <a:pt x="611638" y="84666"/>
                                <a:pt x="524786" y="63611"/>
                              </a:cubicBezTo>
                              <a:cubicBezTo>
                                <a:pt x="498518" y="57243"/>
                                <a:pt x="471777" y="53009"/>
                                <a:pt x="445273" y="47708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799D5F5" id="자유형: 도형 36" o:spid="_x0000_s1026" style="position:absolute;margin-left:139pt;margin-top:93.3pt;width:66.35pt;height:57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42838,731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" path="m485029,c340089,15755,125041,-29141,23853,119270,5385,146357,7951,182881,,214686,132863,438456,79873,475618,294198,516835v20984,4035,42407,-5301,63610,-7951c331304,516835,301046,516987,278295,532738v-14618,10120,-21777,30050,-23854,47708c245435,656997,259614,692268,333954,723569v24549,10336,53009,5301,79513,7951c483613,724004,736244,708860,811033,659959v25965,-16977,21203,-58310,31805,-87465c837537,538038,839176,501768,826935,469127v-4653,-12408,-21743,-15230,-31805,-23854c771322,424866,771732,422103,755373,397566v-18086,-54260,-7289,-4748,23854,-103367c786585,270897,789829,246491,795130,222637v-5301,-18553,-3982,-40487,-15903,-55659c718025,89084,611638,84666,524786,63611,498518,57243,471777,53009,445273,47708e" filled="f" strokecolor="#030e13 [484]" strokeweight="1.5pt">
                <v:stroke joinstyle="miter"/>
                <v:path arrowok="t" o:connecttype="custom" o:connectlocs="485029,0;23853,119270;0,214686;294198,516835;357808,508884;278295,532738;254441,580446;333954,723569;413467,731520;811033,659959;842838,572494;826935,469127;795130,445273;755373,397566;779227,294199;795130,222637;779227,166978;524786,63611;445273,47708" o:connectangles="0,0,0,0,0,0,0,0,0,0,0,0,0,0,0,0,0,0,0"/>
              </v:shape>
            </w:pict>
          </mc:Fallback>
        </mc:AlternateContent>
      </w:r>
      <w:r w:rsidRPr="003B0C38">
        <w:rPr>
          <w:b/>
          <w:bCs/>
          <w:noProof/>
          <w:color w:val="6B5B3E"/>
        </w:rPr>
        <w:drawing>
          <wp:inline distT="0" distB="0" distL="0" distR="0" wp14:anchorId="0CD9D4ED" wp14:editId="2AC4A88A">
            <wp:extent cx="5731510" cy="2367280"/>
            <wp:effectExtent l="0" t="0" r="2540" b="0"/>
            <wp:docPr id="3754497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4973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38B6" w14:textId="77777777" w:rsidR="003B0C38" w:rsidRDefault="003B0C38">
      <w:pPr>
        <w:spacing w:after="70"/>
        <w:ind w:left="360" w:hanging="300"/>
        <w:rPr>
          <w:b/>
          <w:bCs/>
          <w:color w:val="6B5B3E"/>
        </w:rPr>
      </w:pPr>
    </w:p>
    <w:p w14:paraId="45F7F214" w14:textId="42E593EE" w:rsidR="003B0C38" w:rsidRDefault="003B0C38">
      <w:pPr>
        <w:spacing w:after="70"/>
        <w:ind w:left="360" w:hanging="300"/>
        <w:rPr>
          <w:b/>
          <w:bCs/>
          <w:color w:val="6B5B3E"/>
        </w:rPr>
      </w:pPr>
      <w:r>
        <w:rPr>
          <w:b/>
          <w:bCs/>
          <w:noProof/>
          <w:color w:val="6B5B3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C68E24E" wp14:editId="3B357212">
                <wp:simplePos x="0" y="0"/>
                <wp:positionH relativeFrom="column">
                  <wp:posOffset>1876508</wp:posOffset>
                </wp:positionH>
                <wp:positionV relativeFrom="paragraph">
                  <wp:posOffset>1204871</wp:posOffset>
                </wp:positionV>
                <wp:extent cx="931265" cy="620202"/>
                <wp:effectExtent l="19050" t="0" r="21590" b="46990"/>
                <wp:wrapNone/>
                <wp:docPr id="663147010" name="자유형: 도형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265" cy="620202"/>
                        </a:xfrm>
                        <a:custGeom>
                          <a:avLst/>
                          <a:gdLst>
                            <a:gd name="csX0" fmla="*/ 286247 w 931265"/>
                            <a:gd name="csY0" fmla="*/ 0 h 620202"/>
                            <a:gd name="csX1" fmla="*/ 87464 w 931265"/>
                            <a:gd name="csY1" fmla="*/ 87464 h 620202"/>
                            <a:gd name="csX2" fmla="*/ 103367 w 931265"/>
                            <a:gd name="csY2" fmla="*/ 159026 h 620202"/>
                            <a:gd name="csX3" fmla="*/ 127221 w 931265"/>
                            <a:gd name="csY3" fmla="*/ 190831 h 620202"/>
                            <a:gd name="csX4" fmla="*/ 15902 w 931265"/>
                            <a:gd name="csY4" fmla="*/ 357809 h 620202"/>
                            <a:gd name="csX5" fmla="*/ 0 w 931265"/>
                            <a:gd name="csY5" fmla="*/ 413468 h 620202"/>
                            <a:gd name="csX6" fmla="*/ 39756 w 931265"/>
                            <a:gd name="csY6" fmla="*/ 540689 h 620202"/>
                            <a:gd name="csX7" fmla="*/ 143123 w 931265"/>
                            <a:gd name="csY7" fmla="*/ 564543 h 620202"/>
                            <a:gd name="csX8" fmla="*/ 485029 w 931265"/>
                            <a:gd name="csY8" fmla="*/ 588397 h 620202"/>
                            <a:gd name="csX9" fmla="*/ 612250 w 931265"/>
                            <a:gd name="csY9" fmla="*/ 604299 h 620202"/>
                            <a:gd name="csX10" fmla="*/ 850789 w 931265"/>
                            <a:gd name="csY10" fmla="*/ 620202 h 620202"/>
                            <a:gd name="csX11" fmla="*/ 914400 w 931265"/>
                            <a:gd name="csY11" fmla="*/ 580445 h 620202"/>
                            <a:gd name="csX12" fmla="*/ 930302 w 931265"/>
                            <a:gd name="csY12" fmla="*/ 516835 h 620202"/>
                            <a:gd name="csX13" fmla="*/ 922351 w 931265"/>
                            <a:gd name="csY13" fmla="*/ 405517 h 620202"/>
                            <a:gd name="csX14" fmla="*/ 882595 w 931265"/>
                            <a:gd name="csY14" fmla="*/ 349857 h 620202"/>
                            <a:gd name="csX15" fmla="*/ 763325 w 931265"/>
                            <a:gd name="csY15" fmla="*/ 230588 h 620202"/>
                            <a:gd name="csX16" fmla="*/ 723569 w 931265"/>
                            <a:gd name="csY16" fmla="*/ 190831 h 620202"/>
                            <a:gd name="csX17" fmla="*/ 699715 w 931265"/>
                            <a:gd name="csY17" fmla="*/ 159026 h 620202"/>
                            <a:gd name="csX18" fmla="*/ 564542 w 931265"/>
                            <a:gd name="csY18" fmla="*/ 71562 h 620202"/>
                            <a:gd name="csX19" fmla="*/ 524786 w 931265"/>
                            <a:gd name="csY19" fmla="*/ 47708 h 620202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</a:cxnLst>
                          <a:rect l="l" t="t" r="r" b="b"/>
                          <a:pathLst>
                            <a:path w="931265" h="620202">
                              <a:moveTo>
                                <a:pt x="286247" y="0"/>
                              </a:moveTo>
                              <a:cubicBezTo>
                                <a:pt x="239120" y="9921"/>
                                <a:pt x="107951" y="5513"/>
                                <a:pt x="87464" y="87464"/>
                              </a:cubicBezTo>
                              <a:cubicBezTo>
                                <a:pt x="81537" y="111170"/>
                                <a:pt x="94595" y="136219"/>
                                <a:pt x="103367" y="159026"/>
                              </a:cubicBezTo>
                              <a:cubicBezTo>
                                <a:pt x="108124" y="171395"/>
                                <a:pt x="119270" y="180229"/>
                                <a:pt x="127221" y="190831"/>
                              </a:cubicBezTo>
                              <a:cubicBezTo>
                                <a:pt x="64376" y="337470"/>
                                <a:pt x="163534" y="119328"/>
                                <a:pt x="15902" y="357809"/>
                              </a:cubicBezTo>
                              <a:cubicBezTo>
                                <a:pt x="5746" y="374215"/>
                                <a:pt x="5301" y="394915"/>
                                <a:pt x="0" y="413468"/>
                              </a:cubicBezTo>
                              <a:cubicBezTo>
                                <a:pt x="13252" y="455875"/>
                                <a:pt x="9200" y="508435"/>
                                <a:pt x="39756" y="540689"/>
                              </a:cubicBezTo>
                              <a:cubicBezTo>
                                <a:pt x="64075" y="566360"/>
                                <a:pt x="108276" y="558535"/>
                                <a:pt x="143123" y="564543"/>
                              </a:cubicBezTo>
                              <a:cubicBezTo>
                                <a:pt x="271951" y="586754"/>
                                <a:pt x="344009" y="583174"/>
                                <a:pt x="485029" y="588397"/>
                              </a:cubicBezTo>
                              <a:cubicBezTo>
                                <a:pt x="527436" y="593698"/>
                                <a:pt x="569646" y="600935"/>
                                <a:pt x="612250" y="604299"/>
                              </a:cubicBezTo>
                              <a:cubicBezTo>
                                <a:pt x="951268" y="631064"/>
                                <a:pt x="677004" y="598480"/>
                                <a:pt x="850789" y="620202"/>
                              </a:cubicBezTo>
                              <a:cubicBezTo>
                                <a:pt x="871993" y="606950"/>
                                <a:pt x="899155" y="600264"/>
                                <a:pt x="914400" y="580445"/>
                              </a:cubicBezTo>
                              <a:cubicBezTo>
                                <a:pt x="927726" y="563122"/>
                                <a:pt x="929310" y="538668"/>
                                <a:pt x="930302" y="516835"/>
                              </a:cubicBezTo>
                              <a:cubicBezTo>
                                <a:pt x="931991" y="479673"/>
                                <a:pt x="932571" y="441286"/>
                                <a:pt x="922351" y="405517"/>
                              </a:cubicBezTo>
                              <a:cubicBezTo>
                                <a:pt x="916087" y="383594"/>
                                <a:pt x="897932" y="366728"/>
                                <a:pt x="882595" y="349857"/>
                              </a:cubicBezTo>
                              <a:cubicBezTo>
                                <a:pt x="844775" y="308254"/>
                                <a:pt x="803082" y="270345"/>
                                <a:pt x="763325" y="230588"/>
                              </a:cubicBezTo>
                              <a:cubicBezTo>
                                <a:pt x="750073" y="217336"/>
                                <a:pt x="734814" y="205824"/>
                                <a:pt x="723569" y="190831"/>
                              </a:cubicBezTo>
                              <a:cubicBezTo>
                                <a:pt x="715618" y="180229"/>
                                <a:pt x="710317" y="166977"/>
                                <a:pt x="699715" y="159026"/>
                              </a:cubicBezTo>
                              <a:cubicBezTo>
                                <a:pt x="656781" y="126826"/>
                                <a:pt x="612543" y="95563"/>
                                <a:pt x="564542" y="71562"/>
                              </a:cubicBezTo>
                              <a:cubicBezTo>
                                <a:pt x="529385" y="53983"/>
                                <a:pt x="541118" y="64040"/>
                                <a:pt x="524786" y="47708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6733934" id="자유형: 도형 38" o:spid="_x0000_s1026" style="position:absolute;margin-left:147.75pt;margin-top:94.85pt;width:73.35pt;height:48.8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31265,620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" path="m286247,c239120,9921,107951,5513,87464,87464v-5927,23706,7131,48755,15903,71562c108124,171395,119270,180229,127221,190831,64376,337470,163534,119328,15902,357809,5746,374215,5301,394915,,413468v13252,42407,9200,94967,39756,127221c64075,566360,108276,558535,143123,564543v128828,22211,200886,18631,341906,23854c527436,593698,569646,600935,612250,604299v339018,26765,64754,-5819,238539,15903c871993,606950,899155,600264,914400,580445v13326,-17323,14910,-41777,15902,-63610c931991,479673,932571,441286,922351,405517v-6264,-21923,-24419,-38789,-39756,-55660c844775,308254,803082,270345,763325,230588,750073,217336,734814,205824,723569,190831v-7951,-10602,-13252,-23854,-23854,-31805c656781,126826,612543,95563,564542,71562,529385,53983,541118,64040,524786,47708e" filled="f" strokecolor="#030e13 [484]" strokeweight="1.5pt">
                <v:stroke joinstyle="miter"/>
                <v:path arrowok="t" o:connecttype="custom" o:connectlocs="286247,0;87464,87464;103367,159026;127221,190831;15902,357809;0,413468;39756,540689;143123,564543;485029,588397;612250,604299;850789,620202;914400,580445;930302,516835;922351,405517;882595,349857;763325,230588;723569,190831;699715,159026;564542,71562;524786,47708" o:connectangles="0,0,0,0,0,0,0,0,0,0,0,0,0,0,0,0,0,0,0,0"/>
              </v:shape>
            </w:pict>
          </mc:Fallback>
        </mc:AlternateContent>
      </w:r>
      <w:r w:rsidRPr="003B0C38">
        <w:rPr>
          <w:b/>
          <w:bCs/>
          <w:noProof/>
          <w:color w:val="6B5B3E"/>
        </w:rPr>
        <w:drawing>
          <wp:inline distT="0" distB="0" distL="0" distR="0" wp14:anchorId="0E1E2861" wp14:editId="2E9594C8">
            <wp:extent cx="5731510" cy="2599055"/>
            <wp:effectExtent l="0" t="0" r="2540" b="0"/>
            <wp:docPr id="16033733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7339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191F" w14:textId="77777777" w:rsidR="003B0C38" w:rsidRDefault="003B0C38">
      <w:pPr>
        <w:spacing w:after="70"/>
        <w:ind w:left="360" w:hanging="300"/>
        <w:rPr>
          <w:b/>
          <w:bCs/>
          <w:color w:val="6B5B3E"/>
        </w:rPr>
      </w:pPr>
    </w:p>
    <w:p w14:paraId="24C138BC" w14:textId="07C92EF9" w:rsidR="003B0C38" w:rsidRDefault="003B0C38">
      <w:pPr>
        <w:spacing w:after="70"/>
        <w:ind w:left="360" w:hanging="300"/>
        <w:rPr>
          <w:b/>
          <w:bCs/>
          <w:color w:val="6B5B3E"/>
        </w:rPr>
      </w:pPr>
      <w:r>
        <w:rPr>
          <w:b/>
          <w:bCs/>
          <w:noProof/>
          <w:color w:val="6B5B3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C1BB4C3" wp14:editId="3B7492B9">
                <wp:simplePos x="0" y="0"/>
                <wp:positionH relativeFrom="column">
                  <wp:posOffset>1705077</wp:posOffset>
                </wp:positionH>
                <wp:positionV relativeFrom="paragraph">
                  <wp:posOffset>1510693</wp:posOffset>
                </wp:positionV>
                <wp:extent cx="2342137" cy="1176793"/>
                <wp:effectExtent l="0" t="0" r="20320" b="42545"/>
                <wp:wrapNone/>
                <wp:docPr id="1876652656" name="자유형: 도형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2137" cy="1176793"/>
                        </a:xfrm>
                        <a:custGeom>
                          <a:avLst/>
                          <a:gdLst>
                            <a:gd name="csX0" fmla="*/ 409970 w 2342137"/>
                            <a:gd name="csY0" fmla="*/ 63610 h 1176793"/>
                            <a:gd name="csX1" fmla="*/ 28307 w 2342137"/>
                            <a:gd name="csY1" fmla="*/ 286247 h 1176793"/>
                            <a:gd name="csX2" fmla="*/ 52161 w 2342137"/>
                            <a:gd name="csY2" fmla="*/ 604299 h 1176793"/>
                            <a:gd name="csX3" fmla="*/ 163480 w 2342137"/>
                            <a:gd name="csY3" fmla="*/ 731520 h 1176793"/>
                            <a:gd name="csX4" fmla="*/ 553093 w 2342137"/>
                            <a:gd name="csY4" fmla="*/ 938254 h 1176793"/>
                            <a:gd name="csX5" fmla="*/ 640558 w 2342137"/>
                            <a:gd name="csY5" fmla="*/ 970059 h 1176793"/>
                            <a:gd name="csX6" fmla="*/ 759827 w 2342137"/>
                            <a:gd name="csY6" fmla="*/ 978010 h 1176793"/>
                            <a:gd name="csX7" fmla="*/ 910902 w 2342137"/>
                            <a:gd name="csY7" fmla="*/ 970059 h 1176793"/>
                            <a:gd name="csX8" fmla="*/ 934756 w 2342137"/>
                            <a:gd name="csY8" fmla="*/ 954156 h 1176793"/>
                            <a:gd name="csX9" fmla="*/ 974513 w 2342137"/>
                            <a:gd name="csY9" fmla="*/ 993913 h 1176793"/>
                            <a:gd name="csX10" fmla="*/ 1109685 w 2342137"/>
                            <a:gd name="csY10" fmla="*/ 1089328 h 1176793"/>
                            <a:gd name="csX11" fmla="*/ 1610617 w 2342137"/>
                            <a:gd name="csY11" fmla="*/ 1176793 h 1176793"/>
                            <a:gd name="csX12" fmla="*/ 2159257 w 2342137"/>
                            <a:gd name="csY12" fmla="*/ 1137036 h 1176793"/>
                            <a:gd name="csX13" fmla="*/ 2270575 w 2342137"/>
                            <a:gd name="csY13" fmla="*/ 1041620 h 1176793"/>
                            <a:gd name="csX14" fmla="*/ 2342137 w 2342137"/>
                            <a:gd name="csY14" fmla="*/ 811033 h 1176793"/>
                            <a:gd name="csX15" fmla="*/ 2310332 w 2342137"/>
                            <a:gd name="csY15" fmla="*/ 644055 h 1176793"/>
                            <a:gd name="csX16" fmla="*/ 1944572 w 2342137"/>
                            <a:gd name="csY16" fmla="*/ 349857 h 1176793"/>
                            <a:gd name="csX17" fmla="*/ 1833253 w 2342137"/>
                            <a:gd name="csY17" fmla="*/ 286247 h 1176793"/>
                            <a:gd name="csX18" fmla="*/ 1713984 w 2342137"/>
                            <a:gd name="csY18" fmla="*/ 190831 h 1176793"/>
                            <a:gd name="csX19" fmla="*/ 1038123 w 2342137"/>
                            <a:gd name="csY19" fmla="*/ 15902 h 1176793"/>
                            <a:gd name="csX20" fmla="*/ 887048 w 2342137"/>
                            <a:gd name="csY20" fmla="*/ 7951 h 1176793"/>
                            <a:gd name="csX21" fmla="*/ 624655 w 2342137"/>
                            <a:gd name="csY21" fmla="*/ 0 h 1176793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</a:cxnLst>
                          <a:rect l="l" t="t" r="r" b="b"/>
                          <a:pathLst>
                            <a:path w="2342137" h="1176793">
                              <a:moveTo>
                                <a:pt x="409970" y="63610"/>
                              </a:moveTo>
                              <a:cubicBezTo>
                                <a:pt x="282749" y="137822"/>
                                <a:pt x="136613" y="186435"/>
                                <a:pt x="28307" y="286247"/>
                              </a:cubicBezTo>
                              <a:cubicBezTo>
                                <a:pt x="-36423" y="345900"/>
                                <a:pt x="26608" y="557026"/>
                                <a:pt x="52161" y="604299"/>
                              </a:cubicBezTo>
                              <a:cubicBezTo>
                                <a:pt x="78956" y="653870"/>
                                <a:pt x="116595" y="700263"/>
                                <a:pt x="163480" y="731520"/>
                              </a:cubicBezTo>
                              <a:cubicBezTo>
                                <a:pt x="285809" y="813073"/>
                                <a:pt x="414923" y="888011"/>
                                <a:pt x="553093" y="938254"/>
                              </a:cubicBezTo>
                              <a:cubicBezTo>
                                <a:pt x="582248" y="948856"/>
                                <a:pt x="610093" y="964201"/>
                                <a:pt x="640558" y="970059"/>
                              </a:cubicBezTo>
                              <a:cubicBezTo>
                                <a:pt x="679686" y="977583"/>
                                <a:pt x="720071" y="975360"/>
                                <a:pt x="759827" y="978010"/>
                              </a:cubicBezTo>
                              <a:cubicBezTo>
                                <a:pt x="810185" y="975360"/>
                                <a:pt x="860936" y="976873"/>
                                <a:pt x="910902" y="970059"/>
                              </a:cubicBezTo>
                              <a:cubicBezTo>
                                <a:pt x="920371" y="968768"/>
                                <a:pt x="925808" y="950801"/>
                                <a:pt x="934756" y="954156"/>
                              </a:cubicBezTo>
                              <a:cubicBezTo>
                                <a:pt x="952304" y="960737"/>
                                <a:pt x="959683" y="982453"/>
                                <a:pt x="974513" y="993913"/>
                              </a:cubicBezTo>
                              <a:cubicBezTo>
                                <a:pt x="1018154" y="1027635"/>
                                <a:pt x="1056680" y="1074089"/>
                                <a:pt x="1109685" y="1089328"/>
                              </a:cubicBezTo>
                              <a:cubicBezTo>
                                <a:pt x="1272590" y="1136163"/>
                                <a:pt x="1443640" y="1147638"/>
                                <a:pt x="1610617" y="1176793"/>
                              </a:cubicBezTo>
                              <a:cubicBezTo>
                                <a:pt x="1793497" y="1163541"/>
                                <a:pt x="1979627" y="1173828"/>
                                <a:pt x="2159257" y="1137036"/>
                              </a:cubicBezTo>
                              <a:cubicBezTo>
                                <a:pt x="2207135" y="1127230"/>
                                <a:pt x="2246664" y="1084243"/>
                                <a:pt x="2270575" y="1041620"/>
                              </a:cubicBezTo>
                              <a:cubicBezTo>
                                <a:pt x="2309949" y="971431"/>
                                <a:pt x="2342137" y="811033"/>
                                <a:pt x="2342137" y="811033"/>
                              </a:cubicBezTo>
                              <a:cubicBezTo>
                                <a:pt x="2331535" y="755374"/>
                                <a:pt x="2339313" y="692743"/>
                                <a:pt x="2310332" y="644055"/>
                              </a:cubicBezTo>
                              <a:cubicBezTo>
                                <a:pt x="2236045" y="519254"/>
                                <a:pt x="2061418" y="421762"/>
                                <a:pt x="1944572" y="349857"/>
                              </a:cubicBezTo>
                              <a:cubicBezTo>
                                <a:pt x="1908175" y="327459"/>
                                <a:pt x="1868336" y="310653"/>
                                <a:pt x="1833253" y="286247"/>
                              </a:cubicBezTo>
                              <a:cubicBezTo>
                                <a:pt x="1791064" y="256898"/>
                                <a:pt x="1762104" y="212217"/>
                                <a:pt x="1713984" y="190831"/>
                              </a:cubicBezTo>
                              <a:cubicBezTo>
                                <a:pt x="1520563" y="104866"/>
                                <a:pt x="1209236" y="24908"/>
                                <a:pt x="1038123" y="15902"/>
                              </a:cubicBezTo>
                              <a:lnTo>
                                <a:pt x="887048" y="7951"/>
                              </a:lnTo>
                              <a:lnTo>
                                <a:pt x="624655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10BD17B" id="자유형: 도형 39" o:spid="_x0000_s1026" style="position:absolute;margin-left:134.25pt;margin-top:118.95pt;width:184.4pt;height:92.6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42137,1176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" path="m409970,63610c282749,137822,136613,186435,28307,286247v-64730,59653,-1699,270779,23854,318052c78956,653870,116595,700263,163480,731520v122329,81553,251443,156491,389613,206734c582248,948856,610093,964201,640558,970059v39128,7524,79513,5301,119269,7951c810185,975360,860936,976873,910902,970059v9469,-1291,14906,-19258,23854,-15903c952304,960737,959683,982453,974513,993913v43641,33722,82167,80176,135172,95415c1272590,1136163,1443640,1147638,1610617,1176793v182880,-13252,369010,-2965,548640,-39757c2207135,1127230,2246664,1084243,2270575,1041620v39374,-70189,71562,-230587,71562,-230587c2331535,755374,2339313,692743,2310332,644055,2236045,519254,2061418,421762,1944572,349857v-36397,-22398,-76236,-39204,-111319,-63610c1791064,256898,1762104,212217,1713984,190831,1520563,104866,1209236,24908,1038123,15902l887048,7951,624655,e" filled="f" strokecolor="#030e13 [484]" strokeweight="1.5pt">
                <v:stroke joinstyle="miter"/>
                <v:path arrowok="t" o:connecttype="custom" o:connectlocs="409970,63610;28307,286247;52161,604299;163480,731520;553093,938254;640558,970059;759827,978010;910902,970059;934756,954156;974513,993913;1109685,1089328;1610617,1176793;2159257,1137036;2270575,1041620;2342137,811033;2310332,644055;1944572,349857;1833253,286247;1713984,190831;1038123,15902;887048,7951;624655,0" o:connectangles="0,0,0,0,0,0,0,0,0,0,0,0,0,0,0,0,0,0,0,0,0,0"/>
              </v:shape>
            </w:pict>
          </mc:Fallback>
        </mc:AlternateContent>
      </w:r>
      <w:r w:rsidRPr="003B0C38">
        <w:rPr>
          <w:b/>
          <w:bCs/>
          <w:noProof/>
          <w:color w:val="6B5B3E"/>
        </w:rPr>
        <w:drawing>
          <wp:inline distT="0" distB="0" distL="0" distR="0" wp14:anchorId="62313EDE" wp14:editId="464E8742">
            <wp:extent cx="5731510" cy="2844165"/>
            <wp:effectExtent l="0" t="0" r="2540" b="0"/>
            <wp:docPr id="14863216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2167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72C4" w14:textId="5194FF8E" w:rsidR="003B0C38" w:rsidRDefault="003B0C38">
      <w:pPr>
        <w:spacing w:after="70"/>
        <w:ind w:left="360" w:hanging="300"/>
        <w:rPr>
          <w:b/>
          <w:bCs/>
          <w:color w:val="6B5B3E"/>
        </w:rPr>
      </w:pPr>
      <w:r>
        <w:rPr>
          <w:b/>
          <w:bCs/>
          <w:noProof/>
          <w:color w:val="6B5B3E"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C1CBB22" wp14:editId="65C2EAF2">
                <wp:simplePos x="0" y="0"/>
                <wp:positionH relativeFrom="column">
                  <wp:posOffset>1447137</wp:posOffset>
                </wp:positionH>
                <wp:positionV relativeFrom="paragraph">
                  <wp:posOffset>2425148</wp:posOffset>
                </wp:positionV>
                <wp:extent cx="604300" cy="479425"/>
                <wp:effectExtent l="0" t="0" r="24765" b="15875"/>
                <wp:wrapNone/>
                <wp:docPr id="1349528480" name="자유형: 도형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300" cy="479425"/>
                        </a:xfrm>
                        <a:custGeom>
                          <a:avLst/>
                          <a:gdLst>
                            <a:gd name="csX0" fmla="*/ 0 w 604300"/>
                            <a:gd name="csY0" fmla="*/ 0 h 479425"/>
                            <a:gd name="csX1" fmla="*/ 166978 w 604300"/>
                            <a:gd name="csY1" fmla="*/ 421419 h 479425"/>
                            <a:gd name="csX2" fmla="*/ 214686 w 604300"/>
                            <a:gd name="csY2" fmla="*/ 477078 h 479425"/>
                            <a:gd name="csX3" fmla="*/ 326004 w 604300"/>
                            <a:gd name="csY3" fmla="*/ 318052 h 479425"/>
                            <a:gd name="csX4" fmla="*/ 604300 w 604300"/>
                            <a:gd name="csY4" fmla="*/ 95415 h 47942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604300" h="479425">
                              <a:moveTo>
                                <a:pt x="0" y="0"/>
                              </a:moveTo>
                              <a:cubicBezTo>
                                <a:pt x="55659" y="140473"/>
                                <a:pt x="104972" y="283630"/>
                                <a:pt x="166978" y="421419"/>
                              </a:cubicBezTo>
                              <a:cubicBezTo>
                                <a:pt x="177006" y="443703"/>
                                <a:pt x="194198" y="490395"/>
                                <a:pt x="214686" y="477078"/>
                              </a:cubicBezTo>
                              <a:cubicBezTo>
                                <a:pt x="268938" y="441814"/>
                                <a:pt x="280250" y="363806"/>
                                <a:pt x="326004" y="318052"/>
                              </a:cubicBezTo>
                              <a:cubicBezTo>
                                <a:pt x="495894" y="148162"/>
                                <a:pt x="492412" y="151363"/>
                                <a:pt x="604300" y="95415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BCB76AB" id="자유형: 도형 40" o:spid="_x0000_s1026" style="position:absolute;margin-left:113.95pt;margin-top:190.95pt;width:47.6pt;height:37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4300,479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" path="m,c55659,140473,104972,283630,166978,421419v10028,22284,27220,68976,47708,55659c268938,441814,280250,363806,326004,318052,495894,148162,492412,151363,604300,95415e" filled="f" strokecolor="#030e13 [484]" strokeweight="1.5pt">
                <v:stroke joinstyle="miter"/>
                <v:path arrowok="t" o:connecttype="custom" o:connectlocs="0,0;166978,421419;214686,477078;326004,318052;604300,95415" o:connectangles="0,0,0,0,0"/>
              </v:shape>
            </w:pict>
          </mc:Fallback>
        </mc:AlternateContent>
      </w:r>
      <w:r w:rsidRPr="003B0C38">
        <w:rPr>
          <w:b/>
          <w:bCs/>
          <w:noProof/>
          <w:color w:val="6B5B3E"/>
        </w:rPr>
        <w:drawing>
          <wp:inline distT="0" distB="0" distL="0" distR="0" wp14:anchorId="309B0A79" wp14:editId="46ED82AC">
            <wp:extent cx="4452767" cy="4258277"/>
            <wp:effectExtent l="0" t="0" r="5080" b="9525"/>
            <wp:docPr id="773281410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7C237C99-2B39-1390-25F9-9FCAE1A728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7C237C99-2B39-1390-25F9-9FCAE1A728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52767" cy="425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B1AC" w14:textId="54CEB3BD" w:rsidR="003B0C38" w:rsidRDefault="003B0C38">
      <w:pPr>
        <w:spacing w:after="70"/>
        <w:ind w:left="360" w:hanging="300"/>
        <w:rPr>
          <w:b/>
          <w:bCs/>
          <w:color w:val="6B5B3E"/>
        </w:rPr>
      </w:pPr>
      <w:r>
        <w:rPr>
          <w:b/>
          <w:bCs/>
          <w:noProof/>
          <w:color w:val="6B5B3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8D22AE3" wp14:editId="30D79444">
                <wp:simplePos x="0" y="0"/>
                <wp:positionH relativeFrom="column">
                  <wp:posOffset>1873176</wp:posOffset>
                </wp:positionH>
                <wp:positionV relativeFrom="paragraph">
                  <wp:posOffset>1659227</wp:posOffset>
                </wp:positionV>
                <wp:extent cx="917732" cy="803082"/>
                <wp:effectExtent l="0" t="0" r="15875" b="16510"/>
                <wp:wrapNone/>
                <wp:docPr id="1763854522" name="자유형: 도형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7732" cy="803082"/>
                        </a:xfrm>
                        <a:custGeom>
                          <a:avLst/>
                          <a:gdLst>
                            <a:gd name="csX0" fmla="*/ 432702 w 917732"/>
                            <a:gd name="csY0" fmla="*/ 803082 h 803082"/>
                            <a:gd name="csX1" fmla="*/ 43088 w 917732"/>
                            <a:gd name="csY1" fmla="*/ 731520 h 803082"/>
                            <a:gd name="csX2" fmla="*/ 90796 w 917732"/>
                            <a:gd name="csY2" fmla="*/ 540689 h 803082"/>
                            <a:gd name="csX3" fmla="*/ 273676 w 917732"/>
                            <a:gd name="csY3" fmla="*/ 500933 h 803082"/>
                            <a:gd name="csX4" fmla="*/ 456556 w 917732"/>
                            <a:gd name="csY4" fmla="*/ 572494 h 803082"/>
                            <a:gd name="csX5" fmla="*/ 480410 w 917732"/>
                            <a:gd name="csY5" fmla="*/ 652007 h 803082"/>
                            <a:gd name="csX6" fmla="*/ 639436 w 917732"/>
                            <a:gd name="csY6" fmla="*/ 437322 h 803082"/>
                            <a:gd name="csX7" fmla="*/ 917732 w 917732"/>
                            <a:gd name="csY7" fmla="*/ 0 h 803082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</a:cxnLst>
                          <a:rect l="l" t="t" r="r" b="b"/>
                          <a:pathLst>
                            <a:path w="917732" h="803082">
                              <a:moveTo>
                                <a:pt x="432702" y="803082"/>
                              </a:moveTo>
                              <a:cubicBezTo>
                                <a:pt x="302831" y="779228"/>
                                <a:pt x="168356" y="773276"/>
                                <a:pt x="43088" y="731520"/>
                              </a:cubicBezTo>
                              <a:cubicBezTo>
                                <a:pt x="-73739" y="692578"/>
                                <a:pt x="83183" y="545167"/>
                                <a:pt x="90796" y="540689"/>
                              </a:cubicBezTo>
                              <a:cubicBezTo>
                                <a:pt x="144567" y="509059"/>
                                <a:pt x="212716" y="514185"/>
                                <a:pt x="273676" y="500933"/>
                              </a:cubicBezTo>
                              <a:cubicBezTo>
                                <a:pt x="575461" y="513507"/>
                                <a:pt x="442329" y="444457"/>
                                <a:pt x="456556" y="572494"/>
                              </a:cubicBezTo>
                              <a:cubicBezTo>
                                <a:pt x="459612" y="599996"/>
                                <a:pt x="472459" y="625503"/>
                                <a:pt x="480410" y="652007"/>
                              </a:cubicBezTo>
                              <a:cubicBezTo>
                                <a:pt x="533419" y="580445"/>
                                <a:pt x="590037" y="511421"/>
                                <a:pt x="639436" y="437322"/>
                              </a:cubicBezTo>
                              <a:cubicBezTo>
                                <a:pt x="1140697" y="-314569"/>
                                <a:pt x="752684" y="231068"/>
                                <a:pt x="917732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ED0885D" id="자유형: 도형 41" o:spid="_x0000_s1026" style="position:absolute;margin-left:147.5pt;margin-top:130.65pt;width:72.25pt;height:63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7732,803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" path="m432702,803082c302831,779228,168356,773276,43088,731520,-73739,692578,83183,545167,90796,540689v53771,-31630,121920,-26504,182880,-39756c575461,513507,442329,444457,456556,572494v3056,27502,15903,53009,23854,79513c533419,580445,590037,511421,639436,437322,1140697,-314569,752684,231068,917732,e" filled="f" strokecolor="#030e13 [484]" strokeweight="1.5pt">
                <v:stroke joinstyle="miter"/>
                <v:path arrowok="t" o:connecttype="custom" o:connectlocs="432702,803082;43088,731520;90796,540689;273676,500933;456556,572494;480410,652007;639436,437322;917732,0" o:connectangles="0,0,0,0,0,0,0,0"/>
              </v:shape>
            </w:pict>
          </mc:Fallback>
        </mc:AlternateContent>
      </w:r>
      <w:r w:rsidRPr="003B0C38">
        <w:rPr>
          <w:b/>
          <w:bCs/>
          <w:noProof/>
          <w:color w:val="6B5B3E"/>
        </w:rPr>
        <w:drawing>
          <wp:inline distT="0" distB="0" distL="0" distR="0" wp14:anchorId="5378B1CA" wp14:editId="3AE163A3">
            <wp:extent cx="5731510" cy="2553970"/>
            <wp:effectExtent l="0" t="0" r="2540" b="0"/>
            <wp:docPr id="8844773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7732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4F81" w14:textId="77777777" w:rsidR="003B0C38" w:rsidRDefault="003B0C38">
      <w:pPr>
        <w:spacing w:after="70"/>
        <w:ind w:left="360" w:hanging="300"/>
        <w:rPr>
          <w:b/>
          <w:bCs/>
          <w:color w:val="6B5B3E"/>
        </w:rPr>
      </w:pPr>
    </w:p>
    <w:p w14:paraId="31B7AA26" w14:textId="2EC884FE" w:rsidR="003B0C38" w:rsidRDefault="003B0C38">
      <w:pPr>
        <w:spacing w:after="70"/>
        <w:ind w:left="360" w:hanging="300"/>
        <w:rPr>
          <w:b/>
          <w:bCs/>
          <w:color w:val="6B5B3E"/>
        </w:rPr>
      </w:pPr>
      <w:r>
        <w:rPr>
          <w:b/>
          <w:bCs/>
          <w:noProof/>
          <w:color w:val="6B5B3E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DA2C862" wp14:editId="21955684">
                <wp:simplePos x="0" y="0"/>
                <wp:positionH relativeFrom="column">
                  <wp:posOffset>1590261</wp:posOffset>
                </wp:positionH>
                <wp:positionV relativeFrom="paragraph">
                  <wp:posOffset>850790</wp:posOffset>
                </wp:positionV>
                <wp:extent cx="532737" cy="683900"/>
                <wp:effectExtent l="0" t="0" r="20320" b="20955"/>
                <wp:wrapNone/>
                <wp:docPr id="1230854915" name="자유형: 도형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737" cy="683900"/>
                        </a:xfrm>
                        <a:custGeom>
                          <a:avLst/>
                          <a:gdLst>
                            <a:gd name="csX0" fmla="*/ 0 w 532737"/>
                            <a:gd name="csY0" fmla="*/ 254441 h 683900"/>
                            <a:gd name="csX1" fmla="*/ 103367 w 532737"/>
                            <a:gd name="csY1" fmla="*/ 564542 h 683900"/>
                            <a:gd name="csX2" fmla="*/ 159026 w 532737"/>
                            <a:gd name="csY2" fmla="*/ 683812 h 683900"/>
                            <a:gd name="csX3" fmla="*/ 206734 w 532737"/>
                            <a:gd name="csY3" fmla="*/ 572493 h 683900"/>
                            <a:gd name="csX4" fmla="*/ 532737 w 532737"/>
                            <a:gd name="csY4" fmla="*/ 0 h 68390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532737" h="683900">
                              <a:moveTo>
                                <a:pt x="0" y="254441"/>
                              </a:moveTo>
                              <a:cubicBezTo>
                                <a:pt x="34456" y="357808"/>
                                <a:pt x="65524" y="462366"/>
                                <a:pt x="103367" y="564542"/>
                              </a:cubicBezTo>
                              <a:cubicBezTo>
                                <a:pt x="118605" y="605683"/>
                                <a:pt x="115283" y="680447"/>
                                <a:pt x="159026" y="683812"/>
                              </a:cubicBezTo>
                              <a:cubicBezTo>
                                <a:pt x="199278" y="686908"/>
                                <a:pt x="188042" y="608275"/>
                                <a:pt x="206734" y="572493"/>
                              </a:cubicBezTo>
                              <a:cubicBezTo>
                                <a:pt x="398013" y="206330"/>
                                <a:pt x="377071" y="246471"/>
                                <a:pt x="532737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1DFBE9E" id="자유형: 도형 42" o:spid="_x0000_s1026" style="position:absolute;margin-left:125.2pt;margin-top:67pt;width:41.95pt;height:53.8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2737,683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" path="m,254441c34456,357808,65524,462366,103367,564542v15238,41141,11916,115905,55659,119270c199278,686908,188042,608275,206734,572493,398013,206330,377071,246471,532737,e" filled="f" strokecolor="#030e13 [484]" strokeweight="1.5pt">
                <v:stroke joinstyle="miter"/>
                <v:path arrowok="t" o:connecttype="custom" o:connectlocs="0,254441;103367,564542;159026,683812;206734,572493;532737,0" o:connectangles="0,0,0,0,0"/>
              </v:shape>
            </w:pict>
          </mc:Fallback>
        </mc:AlternateContent>
      </w:r>
      <w:r w:rsidRPr="003B0C38">
        <w:rPr>
          <w:b/>
          <w:bCs/>
          <w:noProof/>
          <w:color w:val="6B5B3E"/>
        </w:rPr>
        <w:drawing>
          <wp:inline distT="0" distB="0" distL="0" distR="0" wp14:anchorId="69DED178" wp14:editId="1C9854D5">
            <wp:extent cx="5731510" cy="1809750"/>
            <wp:effectExtent l="0" t="0" r="2540" b="0"/>
            <wp:docPr id="7361652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6525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0C60" w14:textId="0AA87159" w:rsidR="003B0C38" w:rsidRDefault="00C2229F">
      <w:pPr>
        <w:spacing w:after="70"/>
        <w:ind w:left="360" w:hanging="300"/>
        <w:rPr>
          <w:b/>
          <w:bCs/>
          <w:color w:val="6B5B3E"/>
        </w:rPr>
      </w:pPr>
      <w:r>
        <w:rPr>
          <w:b/>
          <w:bCs/>
          <w:noProof/>
          <w:color w:val="6B5B3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B11262A" wp14:editId="2B054FF2">
                <wp:simplePos x="0" y="0"/>
                <wp:positionH relativeFrom="column">
                  <wp:posOffset>5478449</wp:posOffset>
                </wp:positionH>
                <wp:positionV relativeFrom="paragraph">
                  <wp:posOffset>94954</wp:posOffset>
                </wp:positionV>
                <wp:extent cx="421421" cy="285832"/>
                <wp:effectExtent l="0" t="0" r="17145" b="19050"/>
                <wp:wrapNone/>
                <wp:docPr id="311430122" name="자유형: 도형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421" cy="285832"/>
                        </a:xfrm>
                        <a:custGeom>
                          <a:avLst/>
                          <a:gdLst>
                            <a:gd name="csX0" fmla="*/ 0 w 421421"/>
                            <a:gd name="csY0" fmla="*/ 54023 h 285832"/>
                            <a:gd name="csX1" fmla="*/ 79513 w 421421"/>
                            <a:gd name="csY1" fmla="*/ 268708 h 285832"/>
                            <a:gd name="csX2" fmla="*/ 103367 w 421421"/>
                            <a:gd name="csY2" fmla="*/ 284610 h 285832"/>
                            <a:gd name="csX3" fmla="*/ 190831 w 421421"/>
                            <a:gd name="csY3" fmla="*/ 197146 h 285832"/>
                            <a:gd name="csX4" fmla="*/ 318052 w 421421"/>
                            <a:gd name="csY4" fmla="*/ 101730 h 285832"/>
                            <a:gd name="csX5" fmla="*/ 421419 w 421421"/>
                            <a:gd name="csY5" fmla="*/ 22217 h 285832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</a:cxnLst>
                          <a:rect l="l" t="t" r="r" b="b"/>
                          <a:pathLst>
                            <a:path w="421421" h="285832">
                              <a:moveTo>
                                <a:pt x="0" y="54023"/>
                              </a:moveTo>
                              <a:cubicBezTo>
                                <a:pt x="26504" y="125585"/>
                                <a:pt x="48297" y="199072"/>
                                <a:pt x="79513" y="268708"/>
                              </a:cubicBezTo>
                              <a:cubicBezTo>
                                <a:pt x="83422" y="277428"/>
                                <a:pt x="95329" y="289778"/>
                                <a:pt x="103367" y="284610"/>
                              </a:cubicBezTo>
                              <a:cubicBezTo>
                                <a:pt x="138050" y="262314"/>
                                <a:pt x="159444" y="223883"/>
                                <a:pt x="190831" y="197146"/>
                              </a:cubicBezTo>
                              <a:cubicBezTo>
                                <a:pt x="231184" y="162772"/>
                                <a:pt x="276520" y="134669"/>
                                <a:pt x="318052" y="101730"/>
                              </a:cubicBezTo>
                              <a:cubicBezTo>
                                <a:pt x="423442" y="18145"/>
                                <a:pt x="421419" y="-31197"/>
                                <a:pt x="421419" y="2221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4D7E3FC9" id="자유형: 도형 43" o:spid="_x0000_s1026" style="position:absolute;margin-left:431.35pt;margin-top:7.5pt;width:33.2pt;height:22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21421,285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" path="m,54023v26504,71562,48297,145049,79513,214685c83422,277428,95329,289778,103367,284610v34683,-22296,56077,-60727,87464,-87464c231184,162772,276520,134669,318052,101730,423442,18145,421419,-31197,421419,22217e" filled="f" strokecolor="#030e13 [484]" strokeweight="1.5pt">
                <v:stroke joinstyle="miter"/>
                <v:path arrowok="t" o:connecttype="custom" o:connectlocs="0,54023;79513,268708;103367,284610;190831,197146;318052,101730;421419,22217" o:connectangles="0,0,0,0,0,0"/>
              </v:shape>
            </w:pict>
          </mc:Fallback>
        </mc:AlternateContent>
      </w:r>
    </w:p>
    <w:p w14:paraId="154E7012" w14:textId="27A4101D" w:rsidR="003B0C38" w:rsidRDefault="003B0C38">
      <w:pPr>
        <w:spacing w:after="70"/>
        <w:ind w:left="360" w:hanging="300"/>
        <w:rPr>
          <w:b/>
          <w:bCs/>
          <w:color w:val="6B5B3E"/>
        </w:rPr>
      </w:pPr>
      <w:r w:rsidRPr="003B0C38">
        <w:rPr>
          <w:b/>
          <w:bCs/>
          <w:noProof/>
          <w:color w:val="6B5B3E"/>
        </w:rPr>
        <w:drawing>
          <wp:inline distT="0" distB="0" distL="0" distR="0" wp14:anchorId="5C0AEA19" wp14:editId="051EFA32">
            <wp:extent cx="5731510" cy="1645920"/>
            <wp:effectExtent l="0" t="0" r="2540" b="0"/>
            <wp:docPr id="10189559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5592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B55D" w14:textId="77777777" w:rsidR="003B0C38" w:rsidRDefault="003B0C38">
      <w:pPr>
        <w:spacing w:after="70"/>
        <w:ind w:left="360" w:hanging="300"/>
        <w:rPr>
          <w:b/>
          <w:bCs/>
          <w:color w:val="6B5B3E"/>
        </w:rPr>
      </w:pPr>
    </w:p>
    <w:p w14:paraId="4D55EBBA" w14:textId="535CFD46" w:rsidR="003B0C38" w:rsidRDefault="00C2229F">
      <w:pPr>
        <w:spacing w:after="70"/>
        <w:ind w:left="360" w:hanging="300"/>
        <w:rPr>
          <w:b/>
          <w:bCs/>
          <w:color w:val="6B5B3E"/>
        </w:rPr>
      </w:pPr>
      <w:r>
        <w:rPr>
          <w:b/>
          <w:bCs/>
          <w:noProof/>
          <w:color w:val="6B5B3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16D49F0" wp14:editId="0A20D7D1">
                <wp:simplePos x="0" y="0"/>
                <wp:positionH relativeFrom="column">
                  <wp:posOffset>2202814</wp:posOffset>
                </wp:positionH>
                <wp:positionV relativeFrom="paragraph">
                  <wp:posOffset>596210</wp:posOffset>
                </wp:positionV>
                <wp:extent cx="2122696" cy="1057523"/>
                <wp:effectExtent l="0" t="0" r="30480" b="47625"/>
                <wp:wrapNone/>
                <wp:docPr id="1372697115" name="자유형: 도형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696" cy="1057523"/>
                        </a:xfrm>
                        <a:custGeom>
                          <a:avLst/>
                          <a:gdLst>
                            <a:gd name="csX0" fmla="*/ 277993 w 2122696"/>
                            <a:gd name="csY0" fmla="*/ 0 h 1057523"/>
                            <a:gd name="csX1" fmla="*/ 7649 w 2122696"/>
                            <a:gd name="csY1" fmla="*/ 437322 h 1057523"/>
                            <a:gd name="csX2" fmla="*/ 79210 w 2122696"/>
                            <a:gd name="csY2" fmla="*/ 747422 h 1057523"/>
                            <a:gd name="csX3" fmla="*/ 246188 w 2122696"/>
                            <a:gd name="csY3" fmla="*/ 906448 h 1057523"/>
                            <a:gd name="csX4" fmla="*/ 802779 w 2122696"/>
                            <a:gd name="csY4" fmla="*/ 1057523 h 1057523"/>
                            <a:gd name="csX5" fmla="*/ 1375273 w 2122696"/>
                            <a:gd name="csY5" fmla="*/ 1009815 h 1057523"/>
                            <a:gd name="csX6" fmla="*/ 1756936 w 2122696"/>
                            <a:gd name="csY6" fmla="*/ 922351 h 1057523"/>
                            <a:gd name="csX7" fmla="*/ 2003426 w 2122696"/>
                            <a:gd name="csY7" fmla="*/ 779228 h 1057523"/>
                            <a:gd name="csX8" fmla="*/ 2059085 w 2122696"/>
                            <a:gd name="csY8" fmla="*/ 667909 h 1057523"/>
                            <a:gd name="csX9" fmla="*/ 2122696 w 2122696"/>
                            <a:gd name="csY9" fmla="*/ 421419 h 1057523"/>
                            <a:gd name="csX10" fmla="*/ 2106793 w 2122696"/>
                            <a:gd name="csY10" fmla="*/ 310101 h 1057523"/>
                            <a:gd name="csX11" fmla="*/ 1741033 w 2122696"/>
                            <a:gd name="csY11" fmla="*/ 63610 h 1057523"/>
                            <a:gd name="csX12" fmla="*/ 794828 w 2122696"/>
                            <a:gd name="csY12" fmla="*/ 7951 h 1057523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</a:cxnLst>
                          <a:rect l="l" t="t" r="r" b="b"/>
                          <a:pathLst>
                            <a:path w="2122696" h="1057523">
                              <a:moveTo>
                                <a:pt x="277993" y="0"/>
                              </a:moveTo>
                              <a:cubicBezTo>
                                <a:pt x="187878" y="145774"/>
                                <a:pt x="51697" y="271701"/>
                                <a:pt x="7649" y="437322"/>
                              </a:cubicBezTo>
                              <a:cubicBezTo>
                                <a:pt x="-19617" y="539841"/>
                                <a:pt x="31128" y="652861"/>
                                <a:pt x="79210" y="747422"/>
                              </a:cubicBezTo>
                              <a:cubicBezTo>
                                <a:pt x="114048" y="815936"/>
                                <a:pt x="178889" y="869317"/>
                                <a:pt x="246188" y="906448"/>
                              </a:cubicBezTo>
                              <a:cubicBezTo>
                                <a:pt x="371491" y="975581"/>
                                <a:pt x="659772" y="1027188"/>
                                <a:pt x="802779" y="1057523"/>
                              </a:cubicBezTo>
                              <a:cubicBezTo>
                                <a:pt x="959612" y="1048018"/>
                                <a:pt x="1226177" y="1035521"/>
                                <a:pt x="1375273" y="1009815"/>
                              </a:cubicBezTo>
                              <a:cubicBezTo>
                                <a:pt x="1503894" y="987639"/>
                                <a:pt x="1629715" y="951506"/>
                                <a:pt x="1756936" y="922351"/>
                              </a:cubicBezTo>
                              <a:cubicBezTo>
                                <a:pt x="1839099" y="874643"/>
                                <a:pt x="1930752" y="840427"/>
                                <a:pt x="2003426" y="779228"/>
                              </a:cubicBezTo>
                              <a:cubicBezTo>
                                <a:pt x="2035159" y="752505"/>
                                <a:pt x="2043879" y="706508"/>
                                <a:pt x="2059085" y="667909"/>
                              </a:cubicBezTo>
                              <a:cubicBezTo>
                                <a:pt x="2106083" y="548608"/>
                                <a:pt x="2104473" y="530753"/>
                                <a:pt x="2122696" y="421419"/>
                              </a:cubicBezTo>
                              <a:cubicBezTo>
                                <a:pt x="2117395" y="384313"/>
                                <a:pt x="2126338" y="342084"/>
                                <a:pt x="2106793" y="310101"/>
                              </a:cubicBezTo>
                              <a:cubicBezTo>
                                <a:pt x="2002901" y="140097"/>
                                <a:pt x="1925821" y="106459"/>
                                <a:pt x="1741033" y="63610"/>
                              </a:cubicBezTo>
                              <a:cubicBezTo>
                                <a:pt x="1361429" y="-24414"/>
                                <a:pt x="1233530" y="7951"/>
                                <a:pt x="794828" y="7951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D6BD98C" id="자유형: 도형 44" o:spid="_x0000_s1026" style="position:absolute;margin-left:173.45pt;margin-top:46.95pt;width:167.15pt;height:83.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22696,1057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" path="m277993,c187878,145774,51697,271701,7649,437322,-19617,539841,31128,652861,79210,747422v34838,68514,99679,121895,166978,159026c371491,975581,659772,1027188,802779,1057523v156833,-9505,423398,-22002,572494,-47708c1503894,987639,1629715,951506,1756936,922351v82163,-47708,173816,-81924,246490,-143123c2035159,752505,2043879,706508,2059085,667909v46998,-119301,45388,-137156,63611,-246490c2117395,384313,2126338,342084,2106793,310101,2002901,140097,1925821,106459,1741033,63610,1361429,-24414,1233530,7951,794828,7951e" filled="f" strokecolor="#030e13 [484]" strokeweight="1.5pt">
                <v:stroke joinstyle="miter"/>
                <v:path arrowok="t" o:connecttype="custom" o:connectlocs="277993,0;7649,437322;79210,747422;246188,906448;802779,1057523;1375273,1009815;1756936,922351;2003426,779228;2059085,667909;2122696,421419;2106793,310101;1741033,63610;794828,7951" o:connectangles="0,0,0,0,0,0,0,0,0,0,0,0,0"/>
              </v:shape>
            </w:pict>
          </mc:Fallback>
        </mc:AlternateContent>
      </w:r>
      <w:r w:rsidRPr="00C2229F">
        <w:rPr>
          <w:b/>
          <w:bCs/>
          <w:noProof/>
          <w:color w:val="6B5B3E"/>
        </w:rPr>
        <w:drawing>
          <wp:inline distT="0" distB="0" distL="0" distR="0" wp14:anchorId="49CD8D2D" wp14:editId="16F48AFE">
            <wp:extent cx="5731510" cy="2353945"/>
            <wp:effectExtent l="0" t="0" r="2540" b="8255"/>
            <wp:docPr id="4701970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9709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37B0" w14:textId="77777777" w:rsidR="00C2229F" w:rsidRDefault="00C2229F">
      <w:pPr>
        <w:spacing w:after="70"/>
        <w:ind w:left="360" w:hanging="300"/>
        <w:rPr>
          <w:b/>
          <w:bCs/>
          <w:color w:val="6B5B3E"/>
        </w:rPr>
      </w:pPr>
    </w:p>
    <w:p w14:paraId="6F9E006B" w14:textId="4C9C5F70" w:rsidR="00B610B7" w:rsidRDefault="00000000">
      <w:pPr>
        <w:spacing w:after="70"/>
        <w:ind w:left="360" w:hanging="300"/>
      </w:pPr>
      <w:r>
        <w:rPr>
          <w:b/>
          <w:bCs/>
          <w:color w:val="6B5B3E"/>
        </w:rPr>
        <w:t xml:space="preserve">2. </w:t>
      </w:r>
      <w:r>
        <w:t>측정 ID(G-XXXXXXXXXX) 복사</w:t>
      </w:r>
    </w:p>
    <w:p w14:paraId="1B83081A" w14:textId="77777777" w:rsidR="00B610B7" w:rsidRDefault="00000000">
      <w:pPr>
        <w:spacing w:after="120"/>
      </w:pPr>
      <w:r>
        <w:t>Codex에게 삽입을 맡깁니다(개인정보·중복 삽입 방지를 위해 위치를 지정).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7E9C1EFA" w14:textId="77777777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DA9169" w14:textId="77777777" w:rsidR="00B610B7" w:rsidRDefault="00000000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 (GA4 삽입)</w:t>
            </w:r>
          </w:p>
          <w:p w14:paraId="380912F5" w14:textId="77777777" w:rsidR="00B610B7" w:rsidRDefault="00000000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index.html 의 &lt;head&gt; 에 Google Analytics(gtag.js) </w:t>
            </w:r>
            <w:proofErr w:type="spellStart"/>
            <w:r>
              <w:rPr>
                <w:sz w:val="21"/>
                <w:szCs w:val="21"/>
              </w:rPr>
              <w:t>스니펫을</w:t>
            </w:r>
            <w:proofErr w:type="spellEnd"/>
            <w:r>
              <w:rPr>
                <w:sz w:val="21"/>
                <w:szCs w:val="21"/>
              </w:rPr>
              <w:t xml:space="preserve"> 추가해줘.</w:t>
            </w:r>
          </w:p>
          <w:p w14:paraId="6E4F988C" w14:textId="06C699F9" w:rsidR="00B610B7" w:rsidRDefault="00000000" w:rsidP="00C2229F">
            <w:pPr>
              <w:spacing w:after="40" w:line="268" w:lineRule="auto"/>
            </w:pPr>
            <w:r>
              <w:rPr>
                <w:sz w:val="21"/>
                <w:szCs w:val="21"/>
              </w:rPr>
              <w:t>측정 ID는 G-XXXXXXXXXX 다. 한 번만 로드되도록 하고,</w:t>
            </w:r>
            <w:r w:rsidR="00C2229F"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"링크 줄이기 성공" 시 </w:t>
            </w:r>
            <w:proofErr w:type="spellStart"/>
            <w:r>
              <w:rPr>
                <w:sz w:val="21"/>
                <w:szCs w:val="21"/>
              </w:rPr>
              <w:lastRenderedPageBreak/>
              <w:t>shorten_success</w:t>
            </w:r>
            <w:proofErr w:type="spellEnd"/>
            <w:r>
              <w:rPr>
                <w:sz w:val="21"/>
                <w:szCs w:val="21"/>
              </w:rPr>
              <w:t xml:space="preserve"> 라는 커스텀 이벤트를 보내도록</w:t>
            </w:r>
            <w:r w:rsidR="00C2229F">
              <w:rPr>
                <w:rFonts w:hint="eastAsia"/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프론트엔드</w:t>
            </w:r>
            <w:proofErr w:type="spellEnd"/>
            <w:r>
              <w:rPr>
                <w:sz w:val="21"/>
                <w:szCs w:val="21"/>
              </w:rPr>
              <w:t xml:space="preserve"> 코드도 연결해줘.</w:t>
            </w:r>
          </w:p>
        </w:tc>
      </w:tr>
    </w:tbl>
    <w:p w14:paraId="632662EE" w14:textId="77777777" w:rsidR="00C2229F" w:rsidRDefault="00C2229F">
      <w:pPr>
        <w:spacing w:after="120"/>
      </w:pPr>
    </w:p>
    <w:p w14:paraId="26087264" w14:textId="77777777" w:rsidR="00C2229F" w:rsidRDefault="00C2229F" w:rsidP="00C2229F">
      <w:pPr>
        <w:spacing w:after="70"/>
        <w:ind w:left="360" w:hanging="300"/>
        <w:rPr>
          <w:b/>
          <w:bCs/>
          <w:color w:val="6B5B3E"/>
        </w:rPr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2229F" w14:paraId="7E4FAA80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1921AC" w14:textId="77777777" w:rsidR="00C2229F" w:rsidRDefault="00C2229F" w:rsidP="00B278CD">
            <w:pPr>
              <w:spacing w:after="60"/>
              <w:rPr>
                <w:b/>
                <w:bCs/>
                <w:color w:val="2B2B2B"/>
                <w:sz w:val="21"/>
                <w:szCs w:val="21"/>
              </w:rPr>
            </w:pPr>
          </w:p>
          <w:p w14:paraId="382D97EE" w14:textId="77777777" w:rsidR="00C2229F" w:rsidRDefault="00C2229F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 (GA4 삽입)</w:t>
            </w:r>
          </w:p>
          <w:p w14:paraId="482A5423" w14:textId="77777777" w:rsidR="00C2229F" w:rsidRPr="00C2229F" w:rsidRDefault="00C2229F" w:rsidP="00B278CD">
            <w:pPr>
              <w:spacing w:after="40" w:line="268" w:lineRule="auto"/>
              <w:rPr>
                <w:sz w:val="21"/>
                <w:szCs w:val="21"/>
              </w:rPr>
            </w:pPr>
            <w:r w:rsidRPr="00C2229F">
              <w:rPr>
                <w:rFonts w:hint="eastAsia"/>
                <w:sz w:val="21"/>
                <w:szCs w:val="21"/>
              </w:rPr>
              <w:t>모든</w:t>
            </w:r>
            <w:r w:rsidRPr="00C2229F">
              <w:rPr>
                <w:sz w:val="21"/>
                <w:szCs w:val="21"/>
              </w:rPr>
              <w:t xml:space="preserve"> html에 아래 태그 추가해줘.</w:t>
            </w:r>
          </w:p>
          <w:p w14:paraId="1AEA91EB" w14:textId="77777777" w:rsidR="00C2229F" w:rsidRPr="00C2229F" w:rsidRDefault="00C2229F" w:rsidP="00B278CD">
            <w:pPr>
              <w:spacing w:after="40" w:line="268" w:lineRule="auto"/>
              <w:rPr>
                <w:sz w:val="21"/>
                <w:szCs w:val="21"/>
              </w:rPr>
            </w:pPr>
            <w:proofErr w:type="gramStart"/>
            <w:r w:rsidRPr="00C2229F">
              <w:rPr>
                <w:sz w:val="21"/>
                <w:szCs w:val="21"/>
              </w:rPr>
              <w:t>&lt;!--</w:t>
            </w:r>
            <w:proofErr w:type="gramEnd"/>
            <w:r w:rsidRPr="00C2229F">
              <w:rPr>
                <w:sz w:val="21"/>
                <w:szCs w:val="21"/>
              </w:rPr>
              <w:t xml:space="preserve"> Google tag (gtag.js) --&gt;</w:t>
            </w:r>
          </w:p>
          <w:p w14:paraId="33EC97A0" w14:textId="77777777" w:rsidR="00C2229F" w:rsidRPr="00C2229F" w:rsidRDefault="00C2229F" w:rsidP="00B278CD">
            <w:pPr>
              <w:spacing w:after="40" w:line="268" w:lineRule="auto"/>
              <w:rPr>
                <w:sz w:val="21"/>
                <w:szCs w:val="21"/>
              </w:rPr>
            </w:pPr>
            <w:r w:rsidRPr="00C2229F">
              <w:rPr>
                <w:sz w:val="21"/>
                <w:szCs w:val="21"/>
              </w:rPr>
              <w:t>&lt;script async src="https://www.googletagmanager.com/gtag/js?id=G-0RS6YC4PEG"&gt;&lt;/script&gt;</w:t>
            </w:r>
          </w:p>
          <w:p w14:paraId="168191E5" w14:textId="77777777" w:rsidR="00C2229F" w:rsidRPr="00C2229F" w:rsidRDefault="00C2229F" w:rsidP="00B278CD">
            <w:pPr>
              <w:spacing w:after="40" w:line="268" w:lineRule="auto"/>
              <w:rPr>
                <w:sz w:val="21"/>
                <w:szCs w:val="21"/>
              </w:rPr>
            </w:pPr>
            <w:r w:rsidRPr="00C2229F">
              <w:rPr>
                <w:sz w:val="21"/>
                <w:szCs w:val="21"/>
              </w:rPr>
              <w:t>&lt;script&gt;</w:t>
            </w:r>
          </w:p>
          <w:p w14:paraId="03C6BD96" w14:textId="77777777" w:rsidR="00C2229F" w:rsidRPr="00C2229F" w:rsidRDefault="00C2229F" w:rsidP="00B278CD">
            <w:pPr>
              <w:spacing w:after="40" w:line="268" w:lineRule="auto"/>
              <w:rPr>
                <w:sz w:val="21"/>
                <w:szCs w:val="21"/>
              </w:rPr>
            </w:pPr>
            <w:r w:rsidRPr="00C2229F">
              <w:rPr>
                <w:sz w:val="21"/>
                <w:szCs w:val="21"/>
              </w:rPr>
              <w:t xml:space="preserve">  </w:t>
            </w:r>
            <w:proofErr w:type="spellStart"/>
            <w:proofErr w:type="gramStart"/>
            <w:r w:rsidRPr="00C2229F">
              <w:rPr>
                <w:sz w:val="21"/>
                <w:szCs w:val="21"/>
              </w:rPr>
              <w:t>window.dataLayer</w:t>
            </w:r>
            <w:proofErr w:type="spellEnd"/>
            <w:proofErr w:type="gramEnd"/>
            <w:r w:rsidRPr="00C2229F">
              <w:rPr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C2229F">
              <w:rPr>
                <w:sz w:val="21"/>
                <w:szCs w:val="21"/>
              </w:rPr>
              <w:t>window.dataLayer</w:t>
            </w:r>
            <w:proofErr w:type="spellEnd"/>
            <w:proofErr w:type="gramEnd"/>
            <w:r w:rsidRPr="00C2229F">
              <w:rPr>
                <w:sz w:val="21"/>
                <w:szCs w:val="21"/>
              </w:rPr>
              <w:t xml:space="preserve"> || [];</w:t>
            </w:r>
          </w:p>
          <w:p w14:paraId="7A63CA3A" w14:textId="77777777" w:rsidR="00C2229F" w:rsidRPr="00C2229F" w:rsidRDefault="00C2229F" w:rsidP="00B278CD">
            <w:pPr>
              <w:spacing w:after="40" w:line="268" w:lineRule="auto"/>
              <w:rPr>
                <w:sz w:val="21"/>
                <w:szCs w:val="21"/>
              </w:rPr>
            </w:pPr>
            <w:r w:rsidRPr="00C2229F">
              <w:rPr>
                <w:sz w:val="21"/>
                <w:szCs w:val="21"/>
              </w:rPr>
              <w:t xml:space="preserve">  function </w:t>
            </w:r>
            <w:proofErr w:type="spellStart"/>
            <w:r w:rsidRPr="00C2229F">
              <w:rPr>
                <w:sz w:val="21"/>
                <w:szCs w:val="21"/>
              </w:rPr>
              <w:t>gtag</w:t>
            </w:r>
            <w:proofErr w:type="spellEnd"/>
            <w:proofErr w:type="gramStart"/>
            <w:r w:rsidRPr="00C2229F">
              <w:rPr>
                <w:sz w:val="21"/>
                <w:szCs w:val="21"/>
              </w:rPr>
              <w:t>(){</w:t>
            </w:r>
            <w:proofErr w:type="spellStart"/>
            <w:proofErr w:type="gramEnd"/>
            <w:r w:rsidRPr="00C2229F">
              <w:rPr>
                <w:sz w:val="21"/>
                <w:szCs w:val="21"/>
              </w:rPr>
              <w:t>dataLayer.push</w:t>
            </w:r>
            <w:proofErr w:type="spellEnd"/>
            <w:r w:rsidRPr="00C2229F">
              <w:rPr>
                <w:sz w:val="21"/>
                <w:szCs w:val="21"/>
              </w:rPr>
              <w:t>(arguments</w:t>
            </w:r>
            <w:proofErr w:type="gramStart"/>
            <w:r w:rsidRPr="00C2229F">
              <w:rPr>
                <w:sz w:val="21"/>
                <w:szCs w:val="21"/>
              </w:rPr>
              <w:t>);}</w:t>
            </w:r>
            <w:proofErr w:type="gramEnd"/>
          </w:p>
          <w:p w14:paraId="61520FC0" w14:textId="77777777" w:rsidR="00C2229F" w:rsidRPr="00C2229F" w:rsidRDefault="00C2229F" w:rsidP="00B278CD">
            <w:pPr>
              <w:spacing w:after="40" w:line="268" w:lineRule="auto"/>
              <w:rPr>
                <w:sz w:val="21"/>
                <w:szCs w:val="21"/>
              </w:rPr>
            </w:pPr>
            <w:r w:rsidRPr="00C2229F">
              <w:rPr>
                <w:sz w:val="21"/>
                <w:szCs w:val="21"/>
              </w:rPr>
              <w:t xml:space="preserve">  </w:t>
            </w:r>
            <w:proofErr w:type="spellStart"/>
            <w:proofErr w:type="gramStart"/>
            <w:r w:rsidRPr="00C2229F">
              <w:rPr>
                <w:sz w:val="21"/>
                <w:szCs w:val="21"/>
              </w:rPr>
              <w:t>gtag</w:t>
            </w:r>
            <w:proofErr w:type="spellEnd"/>
            <w:r w:rsidRPr="00C2229F">
              <w:rPr>
                <w:sz w:val="21"/>
                <w:szCs w:val="21"/>
              </w:rPr>
              <w:t>(</w:t>
            </w:r>
            <w:proofErr w:type="gramEnd"/>
            <w:r w:rsidRPr="00C2229F">
              <w:rPr>
                <w:sz w:val="21"/>
                <w:szCs w:val="21"/>
              </w:rPr>
              <w:t>'</w:t>
            </w:r>
            <w:proofErr w:type="spellStart"/>
            <w:r w:rsidRPr="00C2229F">
              <w:rPr>
                <w:sz w:val="21"/>
                <w:szCs w:val="21"/>
              </w:rPr>
              <w:t>js</w:t>
            </w:r>
            <w:proofErr w:type="spellEnd"/>
            <w:r w:rsidRPr="00C2229F">
              <w:rPr>
                <w:sz w:val="21"/>
                <w:szCs w:val="21"/>
              </w:rPr>
              <w:t xml:space="preserve">', new </w:t>
            </w:r>
            <w:proofErr w:type="gramStart"/>
            <w:r w:rsidRPr="00C2229F">
              <w:rPr>
                <w:sz w:val="21"/>
                <w:szCs w:val="21"/>
              </w:rPr>
              <w:t>Date(</w:t>
            </w:r>
            <w:proofErr w:type="gramEnd"/>
            <w:r w:rsidRPr="00C2229F">
              <w:rPr>
                <w:sz w:val="21"/>
                <w:szCs w:val="21"/>
              </w:rPr>
              <w:t>));</w:t>
            </w:r>
          </w:p>
          <w:p w14:paraId="24331C2F" w14:textId="77777777" w:rsidR="00C2229F" w:rsidRPr="00C2229F" w:rsidRDefault="00C2229F" w:rsidP="00B278CD">
            <w:pPr>
              <w:spacing w:after="40" w:line="268" w:lineRule="auto"/>
              <w:rPr>
                <w:sz w:val="21"/>
                <w:szCs w:val="21"/>
              </w:rPr>
            </w:pPr>
          </w:p>
          <w:p w14:paraId="57CCEBF9" w14:textId="77777777" w:rsidR="00C2229F" w:rsidRPr="00C2229F" w:rsidRDefault="00C2229F" w:rsidP="00B278CD">
            <w:pPr>
              <w:spacing w:after="40" w:line="268" w:lineRule="auto"/>
              <w:rPr>
                <w:sz w:val="21"/>
                <w:szCs w:val="21"/>
              </w:rPr>
            </w:pPr>
            <w:r w:rsidRPr="00C2229F">
              <w:rPr>
                <w:sz w:val="21"/>
                <w:szCs w:val="21"/>
              </w:rPr>
              <w:t xml:space="preserve">  </w:t>
            </w:r>
            <w:proofErr w:type="spellStart"/>
            <w:proofErr w:type="gramStart"/>
            <w:r w:rsidRPr="00C2229F">
              <w:rPr>
                <w:sz w:val="21"/>
                <w:szCs w:val="21"/>
              </w:rPr>
              <w:t>gtag</w:t>
            </w:r>
            <w:proofErr w:type="spellEnd"/>
            <w:r w:rsidRPr="00C2229F">
              <w:rPr>
                <w:sz w:val="21"/>
                <w:szCs w:val="21"/>
              </w:rPr>
              <w:t>(</w:t>
            </w:r>
            <w:proofErr w:type="gramEnd"/>
            <w:r w:rsidRPr="00C2229F">
              <w:rPr>
                <w:sz w:val="21"/>
                <w:szCs w:val="21"/>
              </w:rPr>
              <w:t>'config', 'G-0RS6YC4PEG');</w:t>
            </w:r>
          </w:p>
          <w:p w14:paraId="6B85926F" w14:textId="77777777" w:rsidR="00C2229F" w:rsidRDefault="00C2229F" w:rsidP="00B278CD">
            <w:pPr>
              <w:spacing w:line="268" w:lineRule="auto"/>
            </w:pPr>
            <w:r w:rsidRPr="00C2229F">
              <w:rPr>
                <w:sz w:val="21"/>
                <w:szCs w:val="21"/>
              </w:rPr>
              <w:t>&lt;/script&gt;</w:t>
            </w:r>
          </w:p>
        </w:tc>
      </w:tr>
    </w:tbl>
    <w:p w14:paraId="514CEC35" w14:textId="77777777" w:rsidR="00C2229F" w:rsidRDefault="00C2229F" w:rsidP="00C2229F">
      <w:pPr>
        <w:spacing w:after="70"/>
        <w:ind w:left="360" w:hanging="300"/>
        <w:rPr>
          <w:b/>
          <w:bCs/>
          <w:color w:val="6B5B3E"/>
        </w:rPr>
      </w:pPr>
    </w:p>
    <w:p w14:paraId="0F0E82E6" w14:textId="77777777" w:rsidR="00C2229F" w:rsidRPr="00C2229F" w:rsidRDefault="00C2229F" w:rsidP="00C2229F">
      <w:pPr>
        <w:spacing w:after="70"/>
        <w:ind w:left="360" w:hanging="300"/>
        <w:rPr>
          <w:b/>
          <w:bCs/>
          <w:color w:val="6B5B3E"/>
        </w:rPr>
      </w:pPr>
      <w:r>
        <w:rPr>
          <w:noProof/>
        </w:rPr>
        <w:lastRenderedPageBreak/>
        <w:drawing>
          <wp:inline distT="0" distB="0" distL="0" distR="0" wp14:anchorId="00C5180C" wp14:editId="24382D6C">
            <wp:extent cx="5731510" cy="4044950"/>
            <wp:effectExtent l="0" t="0" r="2540" b="0"/>
            <wp:docPr id="230194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947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7CA2" w14:textId="77777777" w:rsidR="00C2229F" w:rsidRDefault="00C2229F" w:rsidP="00C2229F">
      <w:pPr>
        <w:spacing w:after="70"/>
        <w:ind w:left="360" w:hanging="300"/>
        <w:rPr>
          <w:b/>
          <w:bCs/>
          <w:color w:val="6B5B3E"/>
        </w:rPr>
      </w:pPr>
      <w:r>
        <w:rPr>
          <w:noProof/>
        </w:rPr>
        <w:drawing>
          <wp:inline distT="0" distB="0" distL="0" distR="0" wp14:anchorId="1A335065" wp14:editId="3D9FEE99">
            <wp:extent cx="5731510" cy="4044950"/>
            <wp:effectExtent l="0" t="0" r="2540" b="0"/>
            <wp:docPr id="8938960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9609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2CD8" w14:textId="77777777" w:rsidR="00C2229F" w:rsidRDefault="00C2229F" w:rsidP="00C2229F">
      <w:pPr>
        <w:spacing w:after="70"/>
        <w:ind w:left="360" w:hanging="300"/>
        <w:rPr>
          <w:b/>
          <w:bCs/>
          <w:color w:val="6B5B3E"/>
        </w:rPr>
      </w:pPr>
    </w:p>
    <w:p w14:paraId="3B1713B7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  <w:r w:rsidRPr="00C2229F">
        <w:rPr>
          <w:color w:val="6B5B3E"/>
          <w:sz w:val="16"/>
          <w:szCs w:val="16"/>
        </w:rPr>
        <w:t>Microsoft Windows [Version 10.0.26200.9168]</w:t>
      </w:r>
    </w:p>
    <w:p w14:paraId="7F5C24A0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  <w:r w:rsidRPr="00C2229F">
        <w:rPr>
          <w:color w:val="6B5B3E"/>
          <w:sz w:val="16"/>
          <w:szCs w:val="16"/>
        </w:rPr>
        <w:lastRenderedPageBreak/>
        <w:t>(c) Microsoft Corporation. All rights reserved.</w:t>
      </w:r>
    </w:p>
    <w:p w14:paraId="0CF60377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</w:p>
    <w:p w14:paraId="54EFB117" w14:textId="77777777" w:rsidR="00C2229F" w:rsidRPr="00C2229F" w:rsidRDefault="00C2229F" w:rsidP="00C2229F">
      <w:pPr>
        <w:spacing w:after="70"/>
        <w:ind w:left="360" w:hanging="300"/>
        <w:rPr>
          <w:b/>
          <w:bCs/>
          <w:color w:val="6B5B3E"/>
          <w:sz w:val="24"/>
          <w:szCs w:val="24"/>
        </w:rPr>
      </w:pPr>
      <w:r w:rsidRPr="00C2229F">
        <w:rPr>
          <w:b/>
          <w:bCs/>
          <w:color w:val="6B5B3E"/>
          <w:sz w:val="24"/>
          <w:szCs w:val="24"/>
        </w:rPr>
        <w:t>C:\DEV\linksnip4&gt;git status</w:t>
      </w:r>
    </w:p>
    <w:p w14:paraId="0A69966D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  <w:r w:rsidRPr="00C2229F">
        <w:rPr>
          <w:color w:val="6B5B3E"/>
          <w:sz w:val="16"/>
          <w:szCs w:val="16"/>
        </w:rPr>
        <w:t>On branch main</w:t>
      </w:r>
    </w:p>
    <w:p w14:paraId="0FBC89A0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  <w:r w:rsidRPr="00C2229F">
        <w:rPr>
          <w:color w:val="6B5B3E"/>
          <w:sz w:val="16"/>
          <w:szCs w:val="16"/>
        </w:rPr>
        <w:t>Your branch is up to date with 'origin/main'.</w:t>
      </w:r>
    </w:p>
    <w:p w14:paraId="4EF8712D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</w:p>
    <w:p w14:paraId="2C1AB213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  <w:r w:rsidRPr="00C2229F">
        <w:rPr>
          <w:color w:val="6B5B3E"/>
          <w:sz w:val="16"/>
          <w:szCs w:val="16"/>
        </w:rPr>
        <w:t>Changes not staged for commit:</w:t>
      </w:r>
    </w:p>
    <w:p w14:paraId="172E5DDE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  <w:r w:rsidRPr="00C2229F">
        <w:rPr>
          <w:color w:val="6B5B3E"/>
          <w:sz w:val="16"/>
          <w:szCs w:val="16"/>
        </w:rPr>
        <w:t xml:space="preserve">  (use "git add &lt;file&gt;..." to update what will be committed)</w:t>
      </w:r>
    </w:p>
    <w:p w14:paraId="68D3D4C1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  <w:r w:rsidRPr="00C2229F">
        <w:rPr>
          <w:color w:val="6B5B3E"/>
          <w:sz w:val="16"/>
          <w:szCs w:val="16"/>
        </w:rPr>
        <w:t xml:space="preserve">  (use "git restore &lt;file&gt;..." to discard changes in working directory)</w:t>
      </w:r>
    </w:p>
    <w:p w14:paraId="2195D86A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  <w:r w:rsidRPr="00C2229F">
        <w:rPr>
          <w:color w:val="6B5B3E"/>
          <w:sz w:val="16"/>
          <w:szCs w:val="16"/>
        </w:rPr>
        <w:t xml:space="preserve">        modified:   public/index.html</w:t>
      </w:r>
    </w:p>
    <w:p w14:paraId="0C9C2E5B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</w:p>
    <w:p w14:paraId="5EAB1659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  <w:r w:rsidRPr="00C2229F">
        <w:rPr>
          <w:color w:val="6B5B3E"/>
          <w:sz w:val="16"/>
          <w:szCs w:val="16"/>
        </w:rPr>
        <w:t>no changes added to commit (use "git add" and/or "git commit -a")</w:t>
      </w:r>
    </w:p>
    <w:p w14:paraId="6485447F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</w:p>
    <w:p w14:paraId="67A1B91D" w14:textId="77777777" w:rsidR="00C2229F" w:rsidRPr="00C2229F" w:rsidRDefault="00C2229F" w:rsidP="00C2229F">
      <w:pPr>
        <w:spacing w:after="70"/>
        <w:ind w:left="360" w:hanging="300"/>
        <w:rPr>
          <w:b/>
          <w:bCs/>
          <w:color w:val="6B5B3E"/>
          <w:sz w:val="24"/>
          <w:szCs w:val="24"/>
        </w:rPr>
      </w:pPr>
      <w:r w:rsidRPr="00C2229F">
        <w:rPr>
          <w:b/>
          <w:bCs/>
          <w:color w:val="6B5B3E"/>
          <w:sz w:val="24"/>
          <w:szCs w:val="24"/>
        </w:rPr>
        <w:t>C:\DEV\linksnip4&gt;git add -A</w:t>
      </w:r>
    </w:p>
    <w:p w14:paraId="42478CD7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  <w:r w:rsidRPr="00C2229F">
        <w:rPr>
          <w:color w:val="6B5B3E"/>
          <w:sz w:val="16"/>
          <w:szCs w:val="16"/>
        </w:rPr>
        <w:t>warning: in the working copy of 'public/index.html', LF will be replaced by CRLF the next time Git touches it</w:t>
      </w:r>
    </w:p>
    <w:p w14:paraId="4DF2DEE2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</w:p>
    <w:p w14:paraId="795D6894" w14:textId="77777777" w:rsidR="00C2229F" w:rsidRPr="00C2229F" w:rsidRDefault="00C2229F" w:rsidP="00C2229F">
      <w:pPr>
        <w:spacing w:after="70"/>
        <w:ind w:left="360" w:hanging="300"/>
        <w:rPr>
          <w:b/>
          <w:bCs/>
          <w:color w:val="6B5B3E"/>
          <w:sz w:val="24"/>
          <w:szCs w:val="24"/>
        </w:rPr>
      </w:pPr>
      <w:r w:rsidRPr="00C2229F">
        <w:rPr>
          <w:b/>
          <w:bCs/>
          <w:color w:val="6B5B3E"/>
          <w:sz w:val="24"/>
          <w:szCs w:val="24"/>
        </w:rPr>
        <w:t>C:\DEV\linksnip4&gt;git commit -m "Add Google Analytics tag"</w:t>
      </w:r>
    </w:p>
    <w:p w14:paraId="0F81E5DD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  <w:r w:rsidRPr="00C2229F">
        <w:rPr>
          <w:color w:val="6B5B3E"/>
          <w:sz w:val="16"/>
          <w:szCs w:val="16"/>
        </w:rPr>
        <w:t>[main 59e99b1] Add Google Analytics tag</w:t>
      </w:r>
    </w:p>
    <w:p w14:paraId="055BF893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  <w:r w:rsidRPr="00C2229F">
        <w:rPr>
          <w:color w:val="6B5B3E"/>
          <w:sz w:val="16"/>
          <w:szCs w:val="16"/>
        </w:rPr>
        <w:t xml:space="preserve"> 1 file changed, 9 </w:t>
      </w:r>
      <w:proofErr w:type="gramStart"/>
      <w:r w:rsidRPr="00C2229F">
        <w:rPr>
          <w:color w:val="6B5B3E"/>
          <w:sz w:val="16"/>
          <w:szCs w:val="16"/>
        </w:rPr>
        <w:t>insertions(</w:t>
      </w:r>
      <w:proofErr w:type="gramEnd"/>
      <w:r w:rsidRPr="00C2229F">
        <w:rPr>
          <w:color w:val="6B5B3E"/>
          <w:sz w:val="16"/>
          <w:szCs w:val="16"/>
        </w:rPr>
        <w:t>+)</w:t>
      </w:r>
    </w:p>
    <w:p w14:paraId="345BD61A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</w:p>
    <w:p w14:paraId="42316DD9" w14:textId="77777777" w:rsidR="00C2229F" w:rsidRPr="00C2229F" w:rsidRDefault="00C2229F" w:rsidP="00C2229F">
      <w:pPr>
        <w:spacing w:after="70"/>
        <w:ind w:left="360" w:hanging="300"/>
        <w:rPr>
          <w:b/>
          <w:bCs/>
          <w:color w:val="6B5B3E"/>
          <w:sz w:val="24"/>
          <w:szCs w:val="24"/>
        </w:rPr>
      </w:pPr>
      <w:r w:rsidRPr="00C2229F">
        <w:rPr>
          <w:b/>
          <w:bCs/>
          <w:color w:val="6B5B3E"/>
          <w:sz w:val="24"/>
          <w:szCs w:val="24"/>
        </w:rPr>
        <w:t>C:\DEV\linksnip4&gt;git push</w:t>
      </w:r>
    </w:p>
    <w:p w14:paraId="7D5005D4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  <w:r w:rsidRPr="00C2229F">
        <w:rPr>
          <w:color w:val="6B5B3E"/>
          <w:sz w:val="16"/>
          <w:szCs w:val="16"/>
        </w:rPr>
        <w:t>Enumerating objects: 7, done.</w:t>
      </w:r>
    </w:p>
    <w:p w14:paraId="01FC9AB8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  <w:r w:rsidRPr="00C2229F">
        <w:rPr>
          <w:color w:val="6B5B3E"/>
          <w:sz w:val="16"/>
          <w:szCs w:val="16"/>
        </w:rPr>
        <w:t>Counting objects: 100% (7/7), done.</w:t>
      </w:r>
    </w:p>
    <w:p w14:paraId="52C82C55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  <w:r w:rsidRPr="00C2229F">
        <w:rPr>
          <w:color w:val="6B5B3E"/>
          <w:sz w:val="16"/>
          <w:szCs w:val="16"/>
        </w:rPr>
        <w:t>Delta compression using up to 32 threads</w:t>
      </w:r>
    </w:p>
    <w:p w14:paraId="64598827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  <w:r w:rsidRPr="00C2229F">
        <w:rPr>
          <w:color w:val="6B5B3E"/>
          <w:sz w:val="16"/>
          <w:szCs w:val="16"/>
        </w:rPr>
        <w:t>Compressing objects: 100% (3/3), done.</w:t>
      </w:r>
    </w:p>
    <w:p w14:paraId="59C937C1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  <w:r w:rsidRPr="00C2229F">
        <w:rPr>
          <w:color w:val="6B5B3E"/>
          <w:sz w:val="16"/>
          <w:szCs w:val="16"/>
        </w:rPr>
        <w:t>Writing objects: 100% (4/4), 567 bytes | 567.00 KiB/s, done.</w:t>
      </w:r>
    </w:p>
    <w:p w14:paraId="176CBD0F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  <w:r w:rsidRPr="00C2229F">
        <w:rPr>
          <w:color w:val="6B5B3E"/>
          <w:sz w:val="16"/>
          <w:szCs w:val="16"/>
        </w:rPr>
        <w:t>Total 4 (delta 2), reused 0 (delta 0), pack-reused 0 (from 0)</w:t>
      </w:r>
    </w:p>
    <w:p w14:paraId="419DA90A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  <w:r w:rsidRPr="00C2229F">
        <w:rPr>
          <w:color w:val="6B5B3E"/>
          <w:sz w:val="16"/>
          <w:szCs w:val="16"/>
        </w:rPr>
        <w:t>remote: Resolving deltas: 100% (2/2), completed with 2 local objects.</w:t>
      </w:r>
    </w:p>
    <w:p w14:paraId="586AAE23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  <w:r w:rsidRPr="00C2229F">
        <w:rPr>
          <w:color w:val="6B5B3E"/>
          <w:sz w:val="16"/>
          <w:szCs w:val="16"/>
        </w:rPr>
        <w:t>To https://github.com/kznetwork/linksnip4.git</w:t>
      </w:r>
    </w:p>
    <w:p w14:paraId="0FA755D3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  <w:r w:rsidRPr="00C2229F">
        <w:rPr>
          <w:color w:val="6B5B3E"/>
          <w:sz w:val="16"/>
          <w:szCs w:val="16"/>
        </w:rPr>
        <w:t xml:space="preserve">   e</w:t>
      </w:r>
      <w:proofErr w:type="gramStart"/>
      <w:r w:rsidRPr="00C2229F">
        <w:rPr>
          <w:color w:val="6B5B3E"/>
          <w:sz w:val="16"/>
          <w:szCs w:val="16"/>
        </w:rPr>
        <w:t>182836..</w:t>
      </w:r>
      <w:proofErr w:type="gramEnd"/>
      <w:r w:rsidRPr="00C2229F">
        <w:rPr>
          <w:color w:val="6B5B3E"/>
          <w:sz w:val="16"/>
          <w:szCs w:val="16"/>
        </w:rPr>
        <w:t>59e99b</w:t>
      </w:r>
      <w:proofErr w:type="gramStart"/>
      <w:r w:rsidRPr="00C2229F">
        <w:rPr>
          <w:color w:val="6B5B3E"/>
          <w:sz w:val="16"/>
          <w:szCs w:val="16"/>
        </w:rPr>
        <w:t>1  main</w:t>
      </w:r>
      <w:proofErr w:type="gramEnd"/>
      <w:r w:rsidRPr="00C2229F">
        <w:rPr>
          <w:color w:val="6B5B3E"/>
          <w:sz w:val="16"/>
          <w:szCs w:val="16"/>
        </w:rPr>
        <w:t xml:space="preserve"> -&gt; main</w:t>
      </w:r>
    </w:p>
    <w:p w14:paraId="219442B7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</w:p>
    <w:p w14:paraId="4FD02FC2" w14:textId="77777777" w:rsidR="00C2229F" w:rsidRPr="00C2229F" w:rsidRDefault="00C2229F" w:rsidP="00C2229F">
      <w:pPr>
        <w:spacing w:after="70"/>
        <w:ind w:left="360" w:hanging="300"/>
        <w:rPr>
          <w:color w:val="6B5B3E"/>
          <w:sz w:val="16"/>
          <w:szCs w:val="16"/>
        </w:rPr>
      </w:pPr>
      <w:r w:rsidRPr="00C2229F">
        <w:rPr>
          <w:color w:val="6B5B3E"/>
          <w:sz w:val="16"/>
          <w:szCs w:val="16"/>
        </w:rPr>
        <w:t>C:\DEV\linksnip4&gt;</w:t>
      </w:r>
    </w:p>
    <w:p w14:paraId="7CCA61C5" w14:textId="77777777" w:rsidR="00C2229F" w:rsidRPr="00C2229F" w:rsidRDefault="00C2229F">
      <w:pPr>
        <w:spacing w:after="120"/>
      </w:pPr>
    </w:p>
    <w:p w14:paraId="0D6AAAE8" w14:textId="77777777" w:rsidR="00C2229F" w:rsidRDefault="00C2229F">
      <w:pPr>
        <w:spacing w:after="120"/>
      </w:pPr>
    </w:p>
    <w:p w14:paraId="465D6138" w14:textId="7B15C670" w:rsidR="00B610B7" w:rsidRDefault="00000000">
      <w:pPr>
        <w:spacing w:after="120"/>
      </w:pPr>
      <w:r>
        <w:t xml:space="preserve">참고로 GA4 기본 </w:t>
      </w:r>
      <w:proofErr w:type="spellStart"/>
      <w:r>
        <w:t>스니펫의</w:t>
      </w:r>
      <w:proofErr w:type="spellEnd"/>
      <w:r>
        <w:t xml:space="preserve"> 형태는 다음과 같습니다.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673FEACD" w14:textId="77777777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6779B0" w14:textId="77777777" w:rsidR="00B610B7" w:rsidRDefault="00000000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참고 코드 (GA4)</w:t>
            </w:r>
          </w:p>
          <w:p w14:paraId="5F5D393F" w14:textId="77777777" w:rsidR="00C2229F" w:rsidRPr="00C2229F" w:rsidRDefault="00C2229F" w:rsidP="00C2229F">
            <w:pPr>
              <w:spacing w:after="60"/>
              <w:rPr>
                <w:color w:val="2B2B2B"/>
                <w:sz w:val="20"/>
                <w:szCs w:val="20"/>
              </w:rPr>
            </w:pPr>
            <w:proofErr w:type="gramStart"/>
            <w:r w:rsidRPr="00C2229F">
              <w:rPr>
                <w:color w:val="2B2B2B"/>
                <w:sz w:val="20"/>
                <w:szCs w:val="20"/>
              </w:rPr>
              <w:t>&lt;!--</w:t>
            </w:r>
            <w:proofErr w:type="gramEnd"/>
            <w:r w:rsidRPr="00C2229F">
              <w:rPr>
                <w:color w:val="2B2B2B"/>
                <w:sz w:val="20"/>
                <w:szCs w:val="20"/>
              </w:rPr>
              <w:t xml:space="preserve"> Google tag (gtag.js) --&gt;</w:t>
            </w:r>
          </w:p>
          <w:p w14:paraId="166A105D" w14:textId="77777777" w:rsidR="00C2229F" w:rsidRPr="00C2229F" w:rsidRDefault="00C2229F" w:rsidP="00C2229F">
            <w:pPr>
              <w:spacing w:after="60"/>
              <w:rPr>
                <w:color w:val="2B2B2B"/>
                <w:sz w:val="20"/>
                <w:szCs w:val="20"/>
              </w:rPr>
            </w:pPr>
            <w:r w:rsidRPr="00C2229F">
              <w:rPr>
                <w:color w:val="2B2B2B"/>
                <w:sz w:val="20"/>
                <w:szCs w:val="20"/>
              </w:rPr>
              <w:t>&lt;script async src="https://www.googletagmanager.com/gtag/js?id=G-0RS6YC4PEG"&gt;&lt;/script&gt;</w:t>
            </w:r>
          </w:p>
          <w:p w14:paraId="7E027787" w14:textId="77777777" w:rsidR="00C2229F" w:rsidRPr="00C2229F" w:rsidRDefault="00C2229F" w:rsidP="00C2229F">
            <w:pPr>
              <w:spacing w:after="60"/>
              <w:rPr>
                <w:color w:val="2B2B2B"/>
                <w:sz w:val="20"/>
                <w:szCs w:val="20"/>
              </w:rPr>
            </w:pPr>
            <w:r w:rsidRPr="00C2229F">
              <w:rPr>
                <w:color w:val="2B2B2B"/>
                <w:sz w:val="20"/>
                <w:szCs w:val="20"/>
              </w:rPr>
              <w:t>&lt;script&gt;</w:t>
            </w:r>
          </w:p>
          <w:p w14:paraId="3FB07BA4" w14:textId="77777777" w:rsidR="00C2229F" w:rsidRPr="00C2229F" w:rsidRDefault="00C2229F" w:rsidP="00C2229F">
            <w:pPr>
              <w:spacing w:after="60"/>
              <w:rPr>
                <w:color w:val="2B2B2B"/>
                <w:sz w:val="20"/>
                <w:szCs w:val="20"/>
              </w:rPr>
            </w:pPr>
            <w:r w:rsidRPr="00C2229F">
              <w:rPr>
                <w:color w:val="2B2B2B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C2229F">
              <w:rPr>
                <w:color w:val="2B2B2B"/>
                <w:sz w:val="20"/>
                <w:szCs w:val="20"/>
              </w:rPr>
              <w:t>window.dataLayer</w:t>
            </w:r>
            <w:proofErr w:type="spellEnd"/>
            <w:proofErr w:type="gramEnd"/>
            <w:r w:rsidRPr="00C2229F">
              <w:rPr>
                <w:color w:val="2B2B2B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C2229F">
              <w:rPr>
                <w:color w:val="2B2B2B"/>
                <w:sz w:val="20"/>
                <w:szCs w:val="20"/>
              </w:rPr>
              <w:t>window.dataLayer</w:t>
            </w:r>
            <w:proofErr w:type="spellEnd"/>
            <w:proofErr w:type="gramEnd"/>
            <w:r w:rsidRPr="00C2229F">
              <w:rPr>
                <w:color w:val="2B2B2B"/>
                <w:sz w:val="20"/>
                <w:szCs w:val="20"/>
              </w:rPr>
              <w:t xml:space="preserve"> || [];</w:t>
            </w:r>
          </w:p>
          <w:p w14:paraId="70841752" w14:textId="77777777" w:rsidR="00C2229F" w:rsidRPr="00C2229F" w:rsidRDefault="00C2229F" w:rsidP="00C2229F">
            <w:pPr>
              <w:spacing w:after="60"/>
              <w:rPr>
                <w:color w:val="2B2B2B"/>
                <w:sz w:val="20"/>
                <w:szCs w:val="20"/>
              </w:rPr>
            </w:pPr>
            <w:r w:rsidRPr="00C2229F">
              <w:rPr>
                <w:color w:val="2B2B2B"/>
                <w:sz w:val="20"/>
                <w:szCs w:val="20"/>
              </w:rPr>
              <w:t xml:space="preserve">  function </w:t>
            </w:r>
            <w:proofErr w:type="spellStart"/>
            <w:r w:rsidRPr="00C2229F">
              <w:rPr>
                <w:color w:val="2B2B2B"/>
                <w:sz w:val="20"/>
                <w:szCs w:val="20"/>
              </w:rPr>
              <w:t>gtag</w:t>
            </w:r>
            <w:proofErr w:type="spellEnd"/>
            <w:proofErr w:type="gramStart"/>
            <w:r w:rsidRPr="00C2229F">
              <w:rPr>
                <w:color w:val="2B2B2B"/>
                <w:sz w:val="20"/>
                <w:szCs w:val="20"/>
              </w:rPr>
              <w:t>(){</w:t>
            </w:r>
            <w:proofErr w:type="spellStart"/>
            <w:proofErr w:type="gramEnd"/>
            <w:r w:rsidRPr="00C2229F">
              <w:rPr>
                <w:color w:val="2B2B2B"/>
                <w:sz w:val="20"/>
                <w:szCs w:val="20"/>
              </w:rPr>
              <w:t>dataLayer.push</w:t>
            </w:r>
            <w:proofErr w:type="spellEnd"/>
            <w:r w:rsidRPr="00C2229F">
              <w:rPr>
                <w:color w:val="2B2B2B"/>
                <w:sz w:val="20"/>
                <w:szCs w:val="20"/>
              </w:rPr>
              <w:t>(arguments</w:t>
            </w:r>
            <w:proofErr w:type="gramStart"/>
            <w:r w:rsidRPr="00C2229F">
              <w:rPr>
                <w:color w:val="2B2B2B"/>
                <w:sz w:val="20"/>
                <w:szCs w:val="20"/>
              </w:rPr>
              <w:t>);}</w:t>
            </w:r>
            <w:proofErr w:type="gramEnd"/>
          </w:p>
          <w:p w14:paraId="167F8F57" w14:textId="77777777" w:rsidR="00C2229F" w:rsidRPr="00C2229F" w:rsidRDefault="00C2229F" w:rsidP="00C2229F">
            <w:pPr>
              <w:spacing w:after="60"/>
              <w:rPr>
                <w:color w:val="2B2B2B"/>
                <w:sz w:val="20"/>
                <w:szCs w:val="20"/>
              </w:rPr>
            </w:pPr>
            <w:r w:rsidRPr="00C2229F">
              <w:rPr>
                <w:color w:val="2B2B2B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C2229F">
              <w:rPr>
                <w:color w:val="2B2B2B"/>
                <w:sz w:val="20"/>
                <w:szCs w:val="20"/>
              </w:rPr>
              <w:t>gtag</w:t>
            </w:r>
            <w:proofErr w:type="spellEnd"/>
            <w:r w:rsidRPr="00C2229F">
              <w:rPr>
                <w:color w:val="2B2B2B"/>
                <w:sz w:val="20"/>
                <w:szCs w:val="20"/>
              </w:rPr>
              <w:t>(</w:t>
            </w:r>
            <w:proofErr w:type="gramEnd"/>
            <w:r w:rsidRPr="00C2229F">
              <w:rPr>
                <w:color w:val="2B2B2B"/>
                <w:sz w:val="20"/>
                <w:szCs w:val="20"/>
              </w:rPr>
              <w:t>'</w:t>
            </w:r>
            <w:proofErr w:type="spellStart"/>
            <w:r w:rsidRPr="00C2229F">
              <w:rPr>
                <w:color w:val="2B2B2B"/>
                <w:sz w:val="20"/>
                <w:szCs w:val="20"/>
              </w:rPr>
              <w:t>js</w:t>
            </w:r>
            <w:proofErr w:type="spellEnd"/>
            <w:r w:rsidRPr="00C2229F">
              <w:rPr>
                <w:color w:val="2B2B2B"/>
                <w:sz w:val="20"/>
                <w:szCs w:val="20"/>
              </w:rPr>
              <w:t xml:space="preserve">', new </w:t>
            </w:r>
            <w:proofErr w:type="gramStart"/>
            <w:r w:rsidRPr="00C2229F">
              <w:rPr>
                <w:color w:val="2B2B2B"/>
                <w:sz w:val="20"/>
                <w:szCs w:val="20"/>
              </w:rPr>
              <w:t>Date(</w:t>
            </w:r>
            <w:proofErr w:type="gramEnd"/>
            <w:r w:rsidRPr="00C2229F">
              <w:rPr>
                <w:color w:val="2B2B2B"/>
                <w:sz w:val="20"/>
                <w:szCs w:val="20"/>
              </w:rPr>
              <w:t>));</w:t>
            </w:r>
          </w:p>
          <w:p w14:paraId="36AABB79" w14:textId="77777777" w:rsidR="00C2229F" w:rsidRPr="00C2229F" w:rsidRDefault="00C2229F" w:rsidP="00C2229F">
            <w:pPr>
              <w:spacing w:after="60"/>
              <w:rPr>
                <w:color w:val="2B2B2B"/>
                <w:sz w:val="20"/>
                <w:szCs w:val="20"/>
              </w:rPr>
            </w:pPr>
          </w:p>
          <w:p w14:paraId="4EE6D3A5" w14:textId="77777777" w:rsidR="00C2229F" w:rsidRPr="00C2229F" w:rsidRDefault="00C2229F" w:rsidP="00C2229F">
            <w:pPr>
              <w:spacing w:after="60"/>
              <w:rPr>
                <w:color w:val="2B2B2B"/>
                <w:sz w:val="20"/>
                <w:szCs w:val="20"/>
              </w:rPr>
            </w:pPr>
            <w:r w:rsidRPr="00C2229F">
              <w:rPr>
                <w:color w:val="2B2B2B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C2229F">
              <w:rPr>
                <w:color w:val="2B2B2B"/>
                <w:sz w:val="20"/>
                <w:szCs w:val="20"/>
              </w:rPr>
              <w:t>gtag</w:t>
            </w:r>
            <w:proofErr w:type="spellEnd"/>
            <w:r w:rsidRPr="00C2229F">
              <w:rPr>
                <w:color w:val="2B2B2B"/>
                <w:sz w:val="20"/>
                <w:szCs w:val="20"/>
              </w:rPr>
              <w:t>(</w:t>
            </w:r>
            <w:proofErr w:type="gramEnd"/>
            <w:r w:rsidRPr="00C2229F">
              <w:rPr>
                <w:color w:val="2B2B2B"/>
                <w:sz w:val="20"/>
                <w:szCs w:val="20"/>
              </w:rPr>
              <w:t>'config', 'G-0RS6YC4PEG');</w:t>
            </w:r>
          </w:p>
          <w:p w14:paraId="08522DBF" w14:textId="77777777" w:rsidR="00C2229F" w:rsidRPr="00C2229F" w:rsidRDefault="00C2229F" w:rsidP="00C2229F">
            <w:pPr>
              <w:spacing w:after="60"/>
              <w:rPr>
                <w:color w:val="2B2B2B"/>
                <w:sz w:val="20"/>
                <w:szCs w:val="20"/>
              </w:rPr>
            </w:pPr>
            <w:r w:rsidRPr="00C2229F">
              <w:rPr>
                <w:color w:val="2B2B2B"/>
                <w:sz w:val="20"/>
                <w:szCs w:val="20"/>
              </w:rPr>
              <w:t>&lt;/script&gt;</w:t>
            </w:r>
          </w:p>
          <w:p w14:paraId="4CE779FE" w14:textId="4CEA9B86" w:rsidR="00B610B7" w:rsidRDefault="00B610B7">
            <w:pPr>
              <w:spacing w:line="268" w:lineRule="auto"/>
            </w:pPr>
          </w:p>
        </w:tc>
      </w:tr>
    </w:tbl>
    <w:bookmarkStart w:id="11" w:name="_Toc237702157"/>
    <w:p w14:paraId="584634A7" w14:textId="4BE030B3" w:rsidR="00E420FB" w:rsidRDefault="00E420FB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>
        <w:rPr>
          <w:b/>
          <w:bCs/>
          <w:noProof/>
          <w:color w:val="3A3222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2B930CB" wp14:editId="01F1FA19">
                <wp:simplePos x="0" y="0"/>
                <wp:positionH relativeFrom="column">
                  <wp:posOffset>5335325</wp:posOffset>
                </wp:positionH>
                <wp:positionV relativeFrom="paragraph">
                  <wp:posOffset>233073</wp:posOffset>
                </wp:positionV>
                <wp:extent cx="340106" cy="539331"/>
                <wp:effectExtent l="0" t="0" r="22225" b="13335"/>
                <wp:wrapNone/>
                <wp:docPr id="1700740005" name="자유형: 도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106" cy="539331"/>
                        </a:xfrm>
                        <a:custGeom>
                          <a:avLst/>
                          <a:gdLst>
                            <a:gd name="csX0" fmla="*/ 0 w 340106"/>
                            <a:gd name="csY0" fmla="*/ 0 h 539331"/>
                            <a:gd name="csX1" fmla="*/ 246491 w 340106"/>
                            <a:gd name="csY1" fmla="*/ 532737 h 539331"/>
                            <a:gd name="csX2" fmla="*/ 254442 w 340106"/>
                            <a:gd name="csY2" fmla="*/ 405516 h 539331"/>
                            <a:gd name="csX3" fmla="*/ 270345 w 340106"/>
                            <a:gd name="csY3" fmla="*/ 357808 h 539331"/>
                            <a:gd name="csX4" fmla="*/ 318052 w 340106"/>
                            <a:gd name="csY4" fmla="*/ 246490 h 539331"/>
                            <a:gd name="csX5" fmla="*/ 333955 w 340106"/>
                            <a:gd name="csY5" fmla="*/ 190831 h 539331"/>
                            <a:gd name="csX6" fmla="*/ 206734 w 340106"/>
                            <a:gd name="csY6" fmla="*/ 206734 h 53933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</a:cxnLst>
                          <a:rect l="l" t="t" r="r" b="b"/>
                          <a:pathLst>
                            <a:path w="340106" h="539331">
                              <a:moveTo>
                                <a:pt x="0" y="0"/>
                              </a:moveTo>
                              <a:cubicBezTo>
                                <a:pt x="82164" y="177579"/>
                                <a:pt x="142496" y="366996"/>
                                <a:pt x="246491" y="532737"/>
                              </a:cubicBezTo>
                              <a:cubicBezTo>
                                <a:pt x="269074" y="568729"/>
                                <a:pt x="248701" y="447616"/>
                                <a:pt x="254442" y="405516"/>
                              </a:cubicBezTo>
                              <a:cubicBezTo>
                                <a:pt x="256707" y="388907"/>
                                <a:pt x="264119" y="373372"/>
                                <a:pt x="270345" y="357808"/>
                              </a:cubicBezTo>
                              <a:cubicBezTo>
                                <a:pt x="285338" y="320325"/>
                                <a:pt x="303681" y="284215"/>
                                <a:pt x="318052" y="246490"/>
                              </a:cubicBezTo>
                              <a:cubicBezTo>
                                <a:pt x="324921" y="228459"/>
                                <a:pt x="352126" y="197321"/>
                                <a:pt x="333955" y="190831"/>
                              </a:cubicBezTo>
                              <a:cubicBezTo>
                                <a:pt x="293708" y="176457"/>
                                <a:pt x="249141" y="201433"/>
                                <a:pt x="206734" y="206734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5E841E7" id="자유형: 도형 45" o:spid="_x0000_s1026" style="position:absolute;margin-left:420.1pt;margin-top:18.35pt;width:26.8pt;height:42.4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0106,539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" path="m,c82164,177579,142496,366996,246491,532737v22583,35992,2210,-85121,7951,-127221c256707,388907,264119,373372,270345,357808v14993,-37483,33336,-73593,47707,-111318c324921,228459,352126,197321,333955,190831v-40247,-14374,-84814,10602,-127221,15903e" filled="f" strokecolor="#030e13 [484]" strokeweight="1.5pt">
                <v:stroke joinstyle="miter"/>
                <v:path arrowok="t" o:connecttype="custom" o:connectlocs="0,0;246491,532737;254442,405516;270345,357808;318052,246490;333955,190831;206734,206734" o:connectangles="0,0,0,0,0,0,0"/>
              </v:shape>
            </w:pict>
          </mc:Fallback>
        </mc:AlternateContent>
      </w:r>
    </w:p>
    <w:p w14:paraId="09F85A9F" w14:textId="5E580FD0" w:rsidR="00E420FB" w:rsidRDefault="00E420FB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 w:rsidRPr="00E420FB">
        <w:rPr>
          <w:b/>
          <w:bCs/>
          <w:noProof/>
          <w:color w:val="3A3222"/>
          <w:sz w:val="25"/>
          <w:szCs w:val="25"/>
        </w:rPr>
        <w:drawing>
          <wp:inline distT="0" distB="0" distL="0" distR="0" wp14:anchorId="7363788C" wp14:editId="4AAC962C">
            <wp:extent cx="5731510" cy="2249170"/>
            <wp:effectExtent l="0" t="0" r="2540" b="0"/>
            <wp:docPr id="18801860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8604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5E29" w14:textId="77777777" w:rsidR="00E420FB" w:rsidRPr="00E420FB" w:rsidRDefault="00E420FB" w:rsidP="00E420FB">
      <w:pPr>
        <w:spacing w:after="120"/>
      </w:pPr>
    </w:p>
    <w:p w14:paraId="37BB999B" w14:textId="77777777" w:rsidR="00E420FB" w:rsidRPr="00E420FB" w:rsidRDefault="00E420FB" w:rsidP="00E420FB">
      <w:pPr>
        <w:spacing w:after="120"/>
      </w:pPr>
      <w:r w:rsidRPr="00E420FB">
        <w:t>Cloudflare Pages에서 새 배포가 Success 상태인지 확인합니다.</w:t>
      </w:r>
    </w:p>
    <w:p w14:paraId="3300A09B" w14:textId="77777777" w:rsidR="00E420FB" w:rsidRPr="00E420FB" w:rsidRDefault="00E420FB" w:rsidP="00E420FB">
      <w:pPr>
        <w:spacing w:after="120"/>
      </w:pPr>
      <w:r w:rsidRPr="00E420FB">
        <w:rPr>
          <w:rFonts w:hint="eastAsia"/>
        </w:rPr>
        <w:t>브라우저의</w:t>
      </w:r>
      <w:r w:rsidRPr="00E420FB">
        <w:t xml:space="preserve"> 광고 차단기를 끄고 linksnip4.pages.dev에 접속해 </w:t>
      </w:r>
      <w:proofErr w:type="spellStart"/>
      <w:r w:rsidRPr="00E420FB">
        <w:t>새로고침합니다</w:t>
      </w:r>
      <w:proofErr w:type="spellEnd"/>
      <w:r w:rsidRPr="00E420FB">
        <w:t>.</w:t>
      </w:r>
    </w:p>
    <w:p w14:paraId="3A1E3738" w14:textId="77777777" w:rsidR="00E420FB" w:rsidRPr="00E420FB" w:rsidRDefault="00E420FB" w:rsidP="00E420FB">
      <w:pPr>
        <w:spacing w:after="120"/>
      </w:pPr>
      <w:r w:rsidRPr="00E420FB">
        <w:rPr>
          <w:rFonts w:hint="eastAsia"/>
        </w:rPr>
        <w:t>이</w:t>
      </w:r>
      <w:r w:rsidRPr="00E420FB">
        <w:t xml:space="preserve"> Google Analytics 화면으로 돌아와 왼쪽 아래 다음 버튼을 누릅니다.</w:t>
      </w:r>
    </w:p>
    <w:p w14:paraId="1240E304" w14:textId="3439422D" w:rsidR="00E420FB" w:rsidRPr="00E420FB" w:rsidRDefault="00E420FB" w:rsidP="00E420FB">
      <w:pPr>
        <w:spacing w:after="120"/>
      </w:pPr>
      <w:r w:rsidRPr="00E420FB">
        <w:rPr>
          <w:rFonts w:hint="eastAsia"/>
        </w:rPr>
        <w:lastRenderedPageBreak/>
        <w:t>설정</w:t>
      </w:r>
      <w:r w:rsidRPr="00E420FB">
        <w:t xml:space="preserve"> 완료 후 보고서 → 실시간에서 방문이 잡히는지 확인합니다.</w:t>
      </w:r>
    </w:p>
    <w:p w14:paraId="52089807" w14:textId="4711763B" w:rsidR="00E420FB" w:rsidRDefault="00E420FB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  <w:r w:rsidRPr="00E420FB">
        <w:rPr>
          <w:b/>
          <w:bCs/>
          <w:noProof/>
          <w:color w:val="3A3222"/>
          <w:sz w:val="25"/>
          <w:szCs w:val="25"/>
        </w:rPr>
        <w:drawing>
          <wp:inline distT="0" distB="0" distL="0" distR="0" wp14:anchorId="03F19CFD" wp14:editId="51E2D4B0">
            <wp:extent cx="5731510" cy="1859280"/>
            <wp:effectExtent l="0" t="0" r="2540" b="7620"/>
            <wp:docPr id="14525047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0470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9A01" w14:textId="77777777" w:rsidR="00E420FB" w:rsidRDefault="00E420FB">
      <w:pPr>
        <w:pStyle w:val="2"/>
        <w:spacing w:before="240" w:after="110"/>
        <w:rPr>
          <w:b/>
          <w:bCs/>
          <w:color w:val="3A3222"/>
          <w:sz w:val="25"/>
          <w:szCs w:val="25"/>
        </w:rPr>
      </w:pPr>
    </w:p>
    <w:p w14:paraId="1A1F9909" w14:textId="17B94095" w:rsidR="00B610B7" w:rsidRDefault="00000000">
      <w:pPr>
        <w:pStyle w:val="2"/>
        <w:spacing w:before="240" w:after="110"/>
      </w:pPr>
      <w:r>
        <w:rPr>
          <w:b/>
          <w:bCs/>
          <w:color w:val="3A3222"/>
          <w:sz w:val="25"/>
          <w:szCs w:val="25"/>
        </w:rPr>
        <w:t>12-2. ▶ 실습: Microsoft Clarity 삽입</w:t>
      </w:r>
      <w:bookmarkEnd w:id="11"/>
    </w:p>
    <w:p w14:paraId="493EAA96" w14:textId="77777777" w:rsidR="00B610B7" w:rsidRDefault="00000000">
      <w:pPr>
        <w:spacing w:after="70"/>
        <w:ind w:left="360" w:hanging="300"/>
      </w:pPr>
      <w:r>
        <w:rPr>
          <w:b/>
          <w:bCs/>
          <w:color w:val="6B5B3E"/>
        </w:rPr>
        <w:t xml:space="preserve">1. </w:t>
      </w:r>
      <w:r>
        <w:t>clarity.microsoft.com → 새 프로젝트 → 사이트 URL 입력</w:t>
      </w:r>
    </w:p>
    <w:p w14:paraId="2F3AAA17" w14:textId="77777777" w:rsidR="00E420FB" w:rsidRDefault="00E420FB">
      <w:pPr>
        <w:spacing w:after="70"/>
        <w:ind w:left="360" w:hanging="300"/>
      </w:pPr>
    </w:p>
    <w:p w14:paraId="1292229B" w14:textId="7F6215A8" w:rsidR="00E420FB" w:rsidRDefault="00E420FB">
      <w:pPr>
        <w:spacing w:after="70"/>
        <w:ind w:left="360" w:hanging="300"/>
      </w:pPr>
      <w:r w:rsidRPr="00E420FB">
        <w:rPr>
          <w:noProof/>
        </w:rPr>
        <w:drawing>
          <wp:inline distT="0" distB="0" distL="0" distR="0" wp14:anchorId="70E5C012" wp14:editId="2B668C2D">
            <wp:extent cx="5731510" cy="1505585"/>
            <wp:effectExtent l="0" t="0" r="2540" b="0"/>
            <wp:docPr id="2275348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3480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F3AD" w14:textId="3BB7C0C8" w:rsidR="00E420FB" w:rsidRDefault="00AF7CE4">
      <w:pPr>
        <w:spacing w:after="70"/>
        <w:ind w:left="360" w:hanging="300"/>
      </w:pPr>
      <w:r w:rsidRPr="00AF7CE4">
        <w:rPr>
          <w:noProof/>
        </w:rPr>
        <w:drawing>
          <wp:inline distT="0" distB="0" distL="0" distR="0" wp14:anchorId="136B9C50" wp14:editId="352E1553">
            <wp:extent cx="5731510" cy="2383790"/>
            <wp:effectExtent l="0" t="0" r="2540" b="0"/>
            <wp:docPr id="16898984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9848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DFC1" w14:textId="77777777" w:rsidR="00AF7CE4" w:rsidRDefault="00AF7CE4">
      <w:pPr>
        <w:spacing w:after="70"/>
        <w:ind w:left="360" w:hanging="300"/>
      </w:pPr>
    </w:p>
    <w:p w14:paraId="53CEE6F7" w14:textId="3076CEE4" w:rsidR="00AF7CE4" w:rsidRDefault="00AF7CE4">
      <w:pPr>
        <w:spacing w:after="70"/>
        <w:ind w:left="360" w:hanging="30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8EBDD97" wp14:editId="533D70B1">
                <wp:simplePos x="0" y="0"/>
                <wp:positionH relativeFrom="column">
                  <wp:posOffset>2369489</wp:posOffset>
                </wp:positionH>
                <wp:positionV relativeFrom="paragraph">
                  <wp:posOffset>591230</wp:posOffset>
                </wp:positionV>
                <wp:extent cx="818992" cy="759231"/>
                <wp:effectExtent l="0" t="0" r="19685" b="60325"/>
                <wp:wrapNone/>
                <wp:docPr id="2016278240" name="자유형: 도형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992" cy="759231"/>
                        </a:xfrm>
                        <a:custGeom>
                          <a:avLst/>
                          <a:gdLst>
                            <a:gd name="csX0" fmla="*/ 0 w 818992"/>
                            <a:gd name="csY0" fmla="*/ 482196 h 759231"/>
                            <a:gd name="csX1" fmla="*/ 429370 w 818992"/>
                            <a:gd name="csY1" fmla="*/ 490147 h 759231"/>
                            <a:gd name="csX2" fmla="*/ 723568 w 818992"/>
                            <a:gd name="csY2" fmla="*/ 164144 h 759231"/>
                            <a:gd name="csX3" fmla="*/ 818984 w 818992"/>
                            <a:gd name="csY3" fmla="*/ 28972 h 75923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818992" h="759231">
                              <a:moveTo>
                                <a:pt x="0" y="482196"/>
                              </a:moveTo>
                              <a:cubicBezTo>
                                <a:pt x="139937" y="812048"/>
                                <a:pt x="72003" y="886148"/>
                                <a:pt x="429370" y="490147"/>
                              </a:cubicBezTo>
                              <a:cubicBezTo>
                                <a:pt x="527436" y="381479"/>
                                <a:pt x="630981" y="277516"/>
                                <a:pt x="723568" y="164144"/>
                              </a:cubicBezTo>
                              <a:cubicBezTo>
                                <a:pt x="821815" y="43842"/>
                                <a:pt x="818984" y="-49630"/>
                                <a:pt x="818984" y="28972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0CB74E8" id="자유형: 도형 46" o:spid="_x0000_s1026" style="position:absolute;margin-left:186.55pt;margin-top:46.55pt;width:64.5pt;height:59.8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18992,759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" path="m,482196v139937,329852,72003,403952,429370,7951c527436,381479,630981,277516,723568,164144,821815,43842,818984,-49630,818984,28972e" filled="f" strokecolor="#030e13 [484]" strokeweight="1.5pt">
                <v:stroke joinstyle="miter"/>
                <v:path arrowok="t" o:connecttype="custom" o:connectlocs="0,482196;429370,490147;723568,164144;818984,28972" o:connectangles="0,0,0,0"/>
              </v:shape>
            </w:pict>
          </mc:Fallback>
        </mc:AlternateContent>
      </w:r>
      <w:r w:rsidRPr="00AF7CE4">
        <w:rPr>
          <w:noProof/>
        </w:rPr>
        <w:drawing>
          <wp:inline distT="0" distB="0" distL="0" distR="0" wp14:anchorId="2F09CE47" wp14:editId="7112359F">
            <wp:extent cx="5731510" cy="2628900"/>
            <wp:effectExtent l="0" t="0" r="2540" b="0"/>
            <wp:docPr id="4989941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9417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D946" w14:textId="23660FA6" w:rsidR="00AF7CE4" w:rsidRDefault="00AF7CE4">
      <w:pPr>
        <w:spacing w:after="70"/>
        <w:ind w:left="360" w:hanging="300"/>
      </w:pPr>
      <w:r w:rsidRPr="00AF7CE4">
        <w:rPr>
          <w:noProof/>
        </w:rPr>
        <w:drawing>
          <wp:inline distT="0" distB="0" distL="0" distR="0" wp14:anchorId="1D73165E" wp14:editId="50DA78C6">
            <wp:extent cx="5731510" cy="1755775"/>
            <wp:effectExtent l="0" t="0" r="2540" b="0"/>
            <wp:docPr id="1276135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352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5DB6" w14:textId="77777777" w:rsidR="00AF7CE4" w:rsidRDefault="00AF7CE4">
      <w:pPr>
        <w:spacing w:after="70"/>
        <w:ind w:left="360" w:hanging="300"/>
      </w:pPr>
    </w:p>
    <w:p w14:paraId="3A5CA384" w14:textId="62D8B029" w:rsidR="00AF7CE4" w:rsidRDefault="00AF7CE4" w:rsidP="00AF7CE4">
      <w:pPr>
        <w:spacing w:after="120"/>
      </w:pPr>
      <w:r>
        <w:t xml:space="preserve">참고로 </w:t>
      </w:r>
      <w:r w:rsidRPr="00AF7CE4">
        <w:t>clarity</w:t>
      </w:r>
      <w:r>
        <w:t xml:space="preserve">기본 </w:t>
      </w:r>
      <w:proofErr w:type="spellStart"/>
      <w:r>
        <w:t>스니펫의</w:t>
      </w:r>
      <w:proofErr w:type="spellEnd"/>
      <w:r>
        <w:t xml:space="preserve"> 형태는 다음과 같습니다.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AF7CE4" w14:paraId="1FE056ED" w14:textId="77777777" w:rsidTr="00B278C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F9E216" w14:textId="3B40A95E" w:rsidR="00AF7CE4" w:rsidRDefault="00AF7CE4" w:rsidP="00B278C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참고 코드 (</w:t>
            </w:r>
            <w:r w:rsidRPr="00AF7CE4">
              <w:rPr>
                <w:b/>
                <w:bCs/>
                <w:color w:val="2B2B2B"/>
                <w:sz w:val="21"/>
                <w:szCs w:val="21"/>
              </w:rPr>
              <w:t>clarity</w:t>
            </w:r>
            <w:r>
              <w:rPr>
                <w:b/>
                <w:bCs/>
                <w:color w:val="2B2B2B"/>
                <w:sz w:val="21"/>
                <w:szCs w:val="21"/>
              </w:rPr>
              <w:t>)</w:t>
            </w:r>
          </w:p>
          <w:p w14:paraId="5D3E7BD7" w14:textId="77777777" w:rsidR="00AF7CE4" w:rsidRPr="00AF7CE4" w:rsidRDefault="00AF7CE4" w:rsidP="00AF7CE4">
            <w:pPr>
              <w:spacing w:after="60"/>
              <w:rPr>
                <w:color w:val="2B2B2B"/>
                <w:sz w:val="20"/>
                <w:szCs w:val="20"/>
              </w:rPr>
            </w:pPr>
            <w:r w:rsidRPr="00AF7CE4">
              <w:rPr>
                <w:color w:val="2B2B2B"/>
                <w:sz w:val="20"/>
                <w:szCs w:val="20"/>
              </w:rPr>
              <w:t>&lt;script type="text/</w:t>
            </w:r>
            <w:proofErr w:type="spellStart"/>
            <w:r w:rsidRPr="00AF7CE4">
              <w:rPr>
                <w:color w:val="2B2B2B"/>
                <w:sz w:val="20"/>
                <w:szCs w:val="20"/>
              </w:rPr>
              <w:t>javascript</w:t>
            </w:r>
            <w:proofErr w:type="spellEnd"/>
            <w:r w:rsidRPr="00AF7CE4">
              <w:rPr>
                <w:color w:val="2B2B2B"/>
                <w:sz w:val="20"/>
                <w:szCs w:val="20"/>
              </w:rPr>
              <w:t>"&gt;</w:t>
            </w:r>
          </w:p>
          <w:p w14:paraId="4121C48B" w14:textId="77777777" w:rsidR="00AF7CE4" w:rsidRPr="00AF7CE4" w:rsidRDefault="00AF7CE4" w:rsidP="00AF7CE4">
            <w:pPr>
              <w:spacing w:after="60"/>
              <w:rPr>
                <w:color w:val="2B2B2B"/>
                <w:sz w:val="20"/>
                <w:szCs w:val="20"/>
              </w:rPr>
            </w:pPr>
            <w:r w:rsidRPr="00AF7CE4">
              <w:rPr>
                <w:color w:val="2B2B2B"/>
                <w:sz w:val="20"/>
                <w:szCs w:val="20"/>
              </w:rPr>
              <w:t xml:space="preserve">    (function(</w:t>
            </w:r>
            <w:proofErr w:type="spellStart"/>
            <w:proofErr w:type="gramStart"/>
            <w:r w:rsidRPr="00AF7CE4">
              <w:rPr>
                <w:color w:val="2B2B2B"/>
                <w:sz w:val="20"/>
                <w:szCs w:val="20"/>
              </w:rPr>
              <w:t>c,l</w:t>
            </w:r>
            <w:proofErr w:type="gramEnd"/>
            <w:r w:rsidRPr="00AF7CE4">
              <w:rPr>
                <w:color w:val="2B2B2B"/>
                <w:sz w:val="20"/>
                <w:szCs w:val="20"/>
              </w:rPr>
              <w:t>,</w:t>
            </w:r>
            <w:proofErr w:type="gramStart"/>
            <w:r w:rsidRPr="00AF7CE4">
              <w:rPr>
                <w:color w:val="2B2B2B"/>
                <w:sz w:val="20"/>
                <w:szCs w:val="20"/>
              </w:rPr>
              <w:t>a,r</w:t>
            </w:r>
            <w:proofErr w:type="gramEnd"/>
            <w:r w:rsidRPr="00AF7CE4">
              <w:rPr>
                <w:color w:val="2B2B2B"/>
                <w:sz w:val="20"/>
                <w:szCs w:val="20"/>
              </w:rPr>
              <w:t>,</w:t>
            </w:r>
            <w:proofErr w:type="gramStart"/>
            <w:r w:rsidRPr="00AF7CE4">
              <w:rPr>
                <w:color w:val="2B2B2B"/>
                <w:sz w:val="20"/>
                <w:szCs w:val="20"/>
              </w:rPr>
              <w:t>i,t</w:t>
            </w:r>
            <w:proofErr w:type="gramEnd"/>
            <w:r w:rsidRPr="00AF7CE4">
              <w:rPr>
                <w:color w:val="2B2B2B"/>
                <w:sz w:val="20"/>
                <w:szCs w:val="20"/>
              </w:rPr>
              <w:t>,</w:t>
            </w:r>
            <w:proofErr w:type="gramStart"/>
            <w:r w:rsidRPr="00AF7CE4">
              <w:rPr>
                <w:color w:val="2B2B2B"/>
                <w:sz w:val="20"/>
                <w:szCs w:val="20"/>
              </w:rPr>
              <w:t>y</w:t>
            </w:r>
            <w:proofErr w:type="spellEnd"/>
            <w:r w:rsidRPr="00AF7CE4">
              <w:rPr>
                <w:color w:val="2B2B2B"/>
                <w:sz w:val="20"/>
                <w:szCs w:val="20"/>
              </w:rPr>
              <w:t>){</w:t>
            </w:r>
            <w:proofErr w:type="gramEnd"/>
          </w:p>
          <w:p w14:paraId="477DCF61" w14:textId="77777777" w:rsidR="00AF7CE4" w:rsidRPr="00AF7CE4" w:rsidRDefault="00AF7CE4" w:rsidP="00AF7CE4">
            <w:pPr>
              <w:spacing w:after="60"/>
              <w:rPr>
                <w:color w:val="2B2B2B"/>
                <w:sz w:val="20"/>
                <w:szCs w:val="20"/>
              </w:rPr>
            </w:pPr>
            <w:r w:rsidRPr="00AF7CE4">
              <w:rPr>
                <w:color w:val="2B2B2B"/>
                <w:sz w:val="20"/>
                <w:szCs w:val="20"/>
              </w:rPr>
              <w:t xml:space="preserve">        c[a]=c[a]||function</w:t>
            </w:r>
            <w:proofErr w:type="gramStart"/>
            <w:r w:rsidRPr="00AF7CE4">
              <w:rPr>
                <w:color w:val="2B2B2B"/>
                <w:sz w:val="20"/>
                <w:szCs w:val="20"/>
              </w:rPr>
              <w:t>(){</w:t>
            </w:r>
            <w:proofErr w:type="gramEnd"/>
            <w:r w:rsidRPr="00AF7CE4">
              <w:rPr>
                <w:color w:val="2B2B2B"/>
                <w:sz w:val="20"/>
                <w:szCs w:val="20"/>
              </w:rPr>
              <w:t>(c[a</w:t>
            </w:r>
            <w:proofErr w:type="gramStart"/>
            <w:r w:rsidRPr="00AF7CE4">
              <w:rPr>
                <w:color w:val="2B2B2B"/>
                <w:sz w:val="20"/>
                <w:szCs w:val="20"/>
              </w:rPr>
              <w:t>].q</w:t>
            </w:r>
            <w:proofErr w:type="gramEnd"/>
            <w:r w:rsidRPr="00AF7CE4">
              <w:rPr>
                <w:color w:val="2B2B2B"/>
                <w:sz w:val="20"/>
                <w:szCs w:val="20"/>
              </w:rPr>
              <w:t>=c[a</w:t>
            </w:r>
            <w:proofErr w:type="gramStart"/>
            <w:r w:rsidRPr="00AF7CE4">
              <w:rPr>
                <w:color w:val="2B2B2B"/>
                <w:sz w:val="20"/>
                <w:szCs w:val="20"/>
              </w:rPr>
              <w:t>].q</w:t>
            </w:r>
            <w:proofErr w:type="gramEnd"/>
            <w:r w:rsidRPr="00AF7CE4">
              <w:rPr>
                <w:color w:val="2B2B2B"/>
                <w:sz w:val="20"/>
                <w:szCs w:val="20"/>
              </w:rPr>
              <w:t>||[]</w:t>
            </w:r>
            <w:proofErr w:type="gramStart"/>
            <w:r w:rsidRPr="00AF7CE4">
              <w:rPr>
                <w:color w:val="2B2B2B"/>
                <w:sz w:val="20"/>
                <w:szCs w:val="20"/>
              </w:rPr>
              <w:t>).push</w:t>
            </w:r>
            <w:proofErr w:type="gramEnd"/>
            <w:r w:rsidRPr="00AF7CE4">
              <w:rPr>
                <w:color w:val="2B2B2B"/>
                <w:sz w:val="20"/>
                <w:szCs w:val="20"/>
              </w:rPr>
              <w:t>(</w:t>
            </w:r>
            <w:proofErr w:type="gramStart"/>
            <w:r w:rsidRPr="00AF7CE4">
              <w:rPr>
                <w:color w:val="2B2B2B"/>
                <w:sz w:val="20"/>
                <w:szCs w:val="20"/>
              </w:rPr>
              <w:t>arguments)}</w:t>
            </w:r>
            <w:proofErr w:type="gramEnd"/>
            <w:r w:rsidRPr="00AF7CE4">
              <w:rPr>
                <w:color w:val="2B2B2B"/>
                <w:sz w:val="20"/>
                <w:szCs w:val="20"/>
              </w:rPr>
              <w:t>;</w:t>
            </w:r>
          </w:p>
          <w:p w14:paraId="40898FA2" w14:textId="77777777" w:rsidR="00AF7CE4" w:rsidRPr="00AF7CE4" w:rsidRDefault="00AF7CE4" w:rsidP="00AF7CE4">
            <w:pPr>
              <w:spacing w:after="60"/>
              <w:rPr>
                <w:color w:val="2B2B2B"/>
                <w:sz w:val="20"/>
                <w:szCs w:val="20"/>
              </w:rPr>
            </w:pPr>
            <w:r w:rsidRPr="00AF7CE4">
              <w:rPr>
                <w:color w:val="2B2B2B"/>
                <w:sz w:val="20"/>
                <w:szCs w:val="20"/>
              </w:rPr>
              <w:t xml:space="preserve">        t=</w:t>
            </w:r>
            <w:proofErr w:type="gramStart"/>
            <w:r w:rsidRPr="00AF7CE4">
              <w:rPr>
                <w:color w:val="2B2B2B"/>
                <w:sz w:val="20"/>
                <w:szCs w:val="20"/>
              </w:rPr>
              <w:t>l.createElement</w:t>
            </w:r>
            <w:proofErr w:type="gramEnd"/>
            <w:r w:rsidRPr="00AF7CE4">
              <w:rPr>
                <w:color w:val="2B2B2B"/>
                <w:sz w:val="20"/>
                <w:szCs w:val="20"/>
              </w:rPr>
              <w:t>(r</w:t>
            </w:r>
            <w:proofErr w:type="gramStart"/>
            <w:r w:rsidRPr="00AF7CE4">
              <w:rPr>
                <w:color w:val="2B2B2B"/>
                <w:sz w:val="20"/>
                <w:szCs w:val="20"/>
              </w:rPr>
              <w:t>);t</w:t>
            </w:r>
            <w:proofErr w:type="gramEnd"/>
            <w:r w:rsidRPr="00AF7CE4">
              <w:rPr>
                <w:color w:val="2B2B2B"/>
                <w:sz w:val="20"/>
                <w:szCs w:val="20"/>
              </w:rPr>
              <w:t>.async=</w:t>
            </w:r>
            <w:proofErr w:type="gramStart"/>
            <w:r w:rsidRPr="00AF7CE4">
              <w:rPr>
                <w:color w:val="2B2B2B"/>
                <w:sz w:val="20"/>
                <w:szCs w:val="20"/>
              </w:rPr>
              <w:t>1;t.src</w:t>
            </w:r>
            <w:proofErr w:type="gramEnd"/>
            <w:r w:rsidRPr="00AF7CE4">
              <w:rPr>
                <w:color w:val="2B2B2B"/>
                <w:sz w:val="20"/>
                <w:szCs w:val="20"/>
              </w:rPr>
              <w:t>="https://www.clarity.ms/tag/"+i;</w:t>
            </w:r>
          </w:p>
          <w:p w14:paraId="78581A0E" w14:textId="77777777" w:rsidR="00AF7CE4" w:rsidRPr="00AF7CE4" w:rsidRDefault="00AF7CE4" w:rsidP="00AF7CE4">
            <w:pPr>
              <w:spacing w:after="60"/>
              <w:rPr>
                <w:color w:val="2B2B2B"/>
                <w:sz w:val="20"/>
                <w:szCs w:val="20"/>
              </w:rPr>
            </w:pPr>
            <w:r w:rsidRPr="00AF7CE4">
              <w:rPr>
                <w:color w:val="2B2B2B"/>
                <w:sz w:val="20"/>
                <w:szCs w:val="20"/>
              </w:rPr>
              <w:t xml:space="preserve">        y=</w:t>
            </w:r>
            <w:proofErr w:type="spellStart"/>
            <w:proofErr w:type="gramStart"/>
            <w:r w:rsidRPr="00AF7CE4">
              <w:rPr>
                <w:color w:val="2B2B2B"/>
                <w:sz w:val="20"/>
                <w:szCs w:val="20"/>
              </w:rPr>
              <w:t>l.getElementsByTagName</w:t>
            </w:r>
            <w:proofErr w:type="spellEnd"/>
            <w:proofErr w:type="gramEnd"/>
            <w:r w:rsidRPr="00AF7CE4">
              <w:rPr>
                <w:color w:val="2B2B2B"/>
                <w:sz w:val="20"/>
                <w:szCs w:val="20"/>
              </w:rPr>
              <w:t>(r)[0</w:t>
            </w:r>
            <w:proofErr w:type="gramStart"/>
            <w:r w:rsidRPr="00AF7CE4">
              <w:rPr>
                <w:color w:val="2B2B2B"/>
                <w:sz w:val="20"/>
                <w:szCs w:val="20"/>
              </w:rPr>
              <w:t>];</w:t>
            </w:r>
            <w:proofErr w:type="spellStart"/>
            <w:r w:rsidRPr="00AF7CE4">
              <w:rPr>
                <w:color w:val="2B2B2B"/>
                <w:sz w:val="20"/>
                <w:szCs w:val="20"/>
              </w:rPr>
              <w:t>y</w:t>
            </w:r>
            <w:proofErr w:type="gramEnd"/>
            <w:r w:rsidRPr="00AF7CE4">
              <w:rPr>
                <w:color w:val="2B2B2B"/>
                <w:sz w:val="20"/>
                <w:szCs w:val="20"/>
              </w:rPr>
              <w:t>.parentNode.insertBefore</w:t>
            </w:r>
            <w:proofErr w:type="spellEnd"/>
            <w:r w:rsidRPr="00AF7CE4">
              <w:rPr>
                <w:color w:val="2B2B2B"/>
                <w:sz w:val="20"/>
                <w:szCs w:val="20"/>
              </w:rPr>
              <w:t>(</w:t>
            </w:r>
            <w:proofErr w:type="spellStart"/>
            <w:proofErr w:type="gramStart"/>
            <w:r w:rsidRPr="00AF7CE4">
              <w:rPr>
                <w:color w:val="2B2B2B"/>
                <w:sz w:val="20"/>
                <w:szCs w:val="20"/>
              </w:rPr>
              <w:t>t,y</w:t>
            </w:r>
            <w:proofErr w:type="spellEnd"/>
            <w:proofErr w:type="gramEnd"/>
            <w:r w:rsidRPr="00AF7CE4">
              <w:rPr>
                <w:color w:val="2B2B2B"/>
                <w:sz w:val="20"/>
                <w:szCs w:val="20"/>
              </w:rPr>
              <w:t>);</w:t>
            </w:r>
          </w:p>
          <w:p w14:paraId="66EC93FA" w14:textId="77777777" w:rsidR="00AF7CE4" w:rsidRPr="00AF7CE4" w:rsidRDefault="00AF7CE4" w:rsidP="00AF7CE4">
            <w:pPr>
              <w:spacing w:after="60"/>
              <w:rPr>
                <w:color w:val="2B2B2B"/>
                <w:sz w:val="20"/>
                <w:szCs w:val="20"/>
              </w:rPr>
            </w:pPr>
            <w:r w:rsidRPr="00AF7CE4">
              <w:rPr>
                <w:color w:val="2B2B2B"/>
                <w:sz w:val="20"/>
                <w:szCs w:val="20"/>
              </w:rPr>
              <w:t xml:space="preserve">    </w:t>
            </w:r>
            <w:proofErr w:type="gramStart"/>
            <w:r w:rsidRPr="00AF7CE4">
              <w:rPr>
                <w:color w:val="2B2B2B"/>
                <w:sz w:val="20"/>
                <w:szCs w:val="20"/>
              </w:rPr>
              <w:t>})(</w:t>
            </w:r>
            <w:proofErr w:type="gramEnd"/>
            <w:r w:rsidRPr="00AF7CE4">
              <w:rPr>
                <w:color w:val="2B2B2B"/>
                <w:sz w:val="20"/>
                <w:szCs w:val="20"/>
              </w:rPr>
              <w:t>window, document, "clarity", "script", "y6q6fah73i");</w:t>
            </w:r>
          </w:p>
          <w:p w14:paraId="7C4FE3BA" w14:textId="1CF5D8A1" w:rsidR="00AF7CE4" w:rsidRDefault="00AF7CE4" w:rsidP="00AF7CE4">
            <w:pPr>
              <w:spacing w:line="268" w:lineRule="auto"/>
            </w:pPr>
            <w:r w:rsidRPr="00AF7CE4">
              <w:rPr>
                <w:color w:val="2B2B2B"/>
                <w:sz w:val="20"/>
                <w:szCs w:val="20"/>
              </w:rPr>
              <w:t>&lt;/script&gt;</w:t>
            </w:r>
          </w:p>
        </w:tc>
      </w:tr>
    </w:tbl>
    <w:p w14:paraId="6D1E5E96" w14:textId="77777777" w:rsidR="00AF7CE4" w:rsidRDefault="00AF7CE4">
      <w:pPr>
        <w:spacing w:after="70"/>
        <w:ind w:left="360" w:hanging="300"/>
      </w:pPr>
    </w:p>
    <w:p w14:paraId="7059F88D" w14:textId="77777777" w:rsidR="00AF7CE4" w:rsidRDefault="00AF7CE4">
      <w:pPr>
        <w:spacing w:after="70"/>
        <w:ind w:left="360" w:hanging="300"/>
      </w:pPr>
    </w:p>
    <w:p w14:paraId="24619BC7" w14:textId="77777777" w:rsidR="00AF7CE4" w:rsidRDefault="00AF7CE4">
      <w:pPr>
        <w:spacing w:after="70"/>
        <w:ind w:left="360" w:hanging="300"/>
      </w:pPr>
    </w:p>
    <w:p w14:paraId="04231ECD" w14:textId="77777777" w:rsidR="00B610B7" w:rsidRDefault="00000000">
      <w:pPr>
        <w:spacing w:after="70"/>
        <w:ind w:left="360" w:hanging="300"/>
      </w:pPr>
      <w:r>
        <w:rPr>
          <w:b/>
          <w:bCs/>
          <w:color w:val="6B5B3E"/>
        </w:rPr>
        <w:lastRenderedPageBreak/>
        <w:t xml:space="preserve">2. </w:t>
      </w:r>
      <w:r>
        <w:t>발급된 프로젝트 ID/추적 코드 복사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7914CDDC" w14:textId="77777777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615DF0" w14:textId="77777777" w:rsidR="00B610B7" w:rsidRDefault="00000000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 (Clarity 삽입)</w:t>
            </w:r>
          </w:p>
          <w:p w14:paraId="62B5116B" w14:textId="77777777" w:rsidR="00B610B7" w:rsidRDefault="00AF7CE4">
            <w:pPr>
              <w:spacing w:line="268" w:lineRule="auto"/>
              <w:rPr>
                <w:sz w:val="21"/>
                <w:szCs w:val="21"/>
              </w:rPr>
            </w:pPr>
            <w:r w:rsidRPr="00AF7CE4">
              <w:rPr>
                <w:sz w:val="21"/>
                <w:szCs w:val="21"/>
              </w:rPr>
              <w:t>MS Clarity도 모든 html에 아래 태그 추가해줘.</w:t>
            </w:r>
          </w:p>
          <w:p w14:paraId="435D652C" w14:textId="77777777" w:rsidR="00AF7CE4" w:rsidRDefault="00AF7CE4" w:rsidP="00AF7CE4">
            <w:pPr>
              <w:spacing w:line="268" w:lineRule="auto"/>
            </w:pPr>
            <w:r>
              <w:t>&lt;script type="text/</w:t>
            </w:r>
            <w:proofErr w:type="spellStart"/>
            <w:r>
              <w:t>javascript</w:t>
            </w:r>
            <w:proofErr w:type="spellEnd"/>
            <w:r>
              <w:t>"&gt;</w:t>
            </w:r>
          </w:p>
          <w:p w14:paraId="70FF272B" w14:textId="77777777" w:rsidR="00AF7CE4" w:rsidRDefault="00AF7CE4" w:rsidP="00AF7CE4">
            <w:pPr>
              <w:spacing w:line="268" w:lineRule="auto"/>
            </w:pPr>
            <w:r>
              <w:t xml:space="preserve">    (function(</w:t>
            </w:r>
            <w:proofErr w:type="spellStart"/>
            <w:proofErr w:type="gramStart"/>
            <w:r>
              <w:t>c,l</w:t>
            </w:r>
            <w:proofErr w:type="gramEnd"/>
            <w:r>
              <w:t>,</w:t>
            </w:r>
            <w:proofErr w:type="gramStart"/>
            <w:r>
              <w:t>a,r</w:t>
            </w:r>
            <w:proofErr w:type="gramEnd"/>
            <w:r>
              <w:t>,</w:t>
            </w:r>
            <w:proofErr w:type="gramStart"/>
            <w:r>
              <w:t>i,t</w:t>
            </w:r>
            <w:proofErr w:type="gramEnd"/>
            <w:r>
              <w:t>,</w:t>
            </w:r>
            <w:proofErr w:type="gramStart"/>
            <w:r>
              <w:t>y</w:t>
            </w:r>
            <w:proofErr w:type="spellEnd"/>
            <w:r>
              <w:t>){</w:t>
            </w:r>
            <w:proofErr w:type="gramEnd"/>
          </w:p>
          <w:p w14:paraId="078E82D4" w14:textId="77777777" w:rsidR="00AF7CE4" w:rsidRDefault="00AF7CE4" w:rsidP="00AF7CE4">
            <w:pPr>
              <w:spacing w:line="268" w:lineRule="auto"/>
            </w:pPr>
            <w:r>
              <w:t xml:space="preserve">        c[a]=c[a]||function</w:t>
            </w:r>
            <w:proofErr w:type="gramStart"/>
            <w:r>
              <w:t>(){</w:t>
            </w:r>
            <w:proofErr w:type="gramEnd"/>
            <w:r>
              <w:t>(c[a</w:t>
            </w:r>
            <w:proofErr w:type="gramStart"/>
            <w:r>
              <w:t>].q</w:t>
            </w:r>
            <w:proofErr w:type="gramEnd"/>
            <w:r>
              <w:t>=c[a</w:t>
            </w:r>
            <w:proofErr w:type="gramStart"/>
            <w:r>
              <w:t>].q</w:t>
            </w:r>
            <w:proofErr w:type="gramEnd"/>
            <w:r>
              <w:t>||[]</w:t>
            </w:r>
            <w:proofErr w:type="gramStart"/>
            <w:r>
              <w:t>).push</w:t>
            </w:r>
            <w:proofErr w:type="gramEnd"/>
            <w:r>
              <w:t>(</w:t>
            </w:r>
            <w:proofErr w:type="gramStart"/>
            <w:r>
              <w:t>arguments)}</w:t>
            </w:r>
            <w:proofErr w:type="gramEnd"/>
            <w:r>
              <w:t>;</w:t>
            </w:r>
          </w:p>
          <w:p w14:paraId="013DA934" w14:textId="77777777" w:rsidR="00AF7CE4" w:rsidRDefault="00AF7CE4" w:rsidP="00AF7CE4">
            <w:pPr>
              <w:spacing w:line="268" w:lineRule="auto"/>
            </w:pPr>
            <w:r>
              <w:t xml:space="preserve">        t=</w:t>
            </w:r>
            <w:proofErr w:type="gramStart"/>
            <w:r>
              <w:t>l.createElement</w:t>
            </w:r>
            <w:proofErr w:type="gramEnd"/>
            <w:r>
              <w:t>(r</w:t>
            </w:r>
            <w:proofErr w:type="gramStart"/>
            <w:r>
              <w:t>);t</w:t>
            </w:r>
            <w:proofErr w:type="gramEnd"/>
            <w:r>
              <w:t>.async=</w:t>
            </w:r>
            <w:proofErr w:type="gramStart"/>
            <w:r>
              <w:t>1;t.src</w:t>
            </w:r>
            <w:proofErr w:type="gramEnd"/>
            <w:r>
              <w:t>="https://www.clarity.ms/tag/"+i;</w:t>
            </w:r>
          </w:p>
          <w:p w14:paraId="3590ED7C" w14:textId="77777777" w:rsidR="00AF7CE4" w:rsidRDefault="00AF7CE4" w:rsidP="00AF7CE4">
            <w:pPr>
              <w:spacing w:line="268" w:lineRule="auto"/>
            </w:pPr>
            <w:r>
              <w:t xml:space="preserve">        y=</w:t>
            </w:r>
            <w:proofErr w:type="spellStart"/>
            <w:proofErr w:type="gramStart"/>
            <w:r>
              <w:t>l.getElementsByTagName</w:t>
            </w:r>
            <w:proofErr w:type="spellEnd"/>
            <w:proofErr w:type="gramEnd"/>
            <w:r>
              <w:t>(r)[0</w:t>
            </w:r>
            <w:proofErr w:type="gramStart"/>
            <w:r>
              <w:t>];</w:t>
            </w:r>
            <w:proofErr w:type="spellStart"/>
            <w:r>
              <w:t>y</w:t>
            </w:r>
            <w:proofErr w:type="gramEnd"/>
            <w:r>
              <w:t>.parentNode.insertBefore</w:t>
            </w:r>
            <w:proofErr w:type="spellEnd"/>
            <w:r>
              <w:t>(</w:t>
            </w:r>
            <w:proofErr w:type="spellStart"/>
            <w:proofErr w:type="gramStart"/>
            <w:r>
              <w:t>t,y</w:t>
            </w:r>
            <w:proofErr w:type="spellEnd"/>
            <w:proofErr w:type="gramEnd"/>
            <w:r>
              <w:t>);</w:t>
            </w:r>
          </w:p>
          <w:p w14:paraId="13F36D5E" w14:textId="77777777" w:rsidR="00AF7CE4" w:rsidRDefault="00AF7CE4" w:rsidP="00AF7CE4">
            <w:pPr>
              <w:spacing w:line="268" w:lineRule="auto"/>
            </w:pPr>
            <w:r>
              <w:t xml:space="preserve">    </w:t>
            </w:r>
            <w:proofErr w:type="gramStart"/>
            <w:r>
              <w:t>})(</w:t>
            </w:r>
            <w:proofErr w:type="gramEnd"/>
            <w:r>
              <w:t>window, document, "clarity", "script", "y6q6fah73i");</w:t>
            </w:r>
          </w:p>
          <w:p w14:paraId="2D0D7A2D" w14:textId="7CB75A61" w:rsidR="00AF7CE4" w:rsidRDefault="00AF7CE4" w:rsidP="00AF7CE4">
            <w:pPr>
              <w:spacing w:line="268" w:lineRule="auto"/>
            </w:pPr>
            <w:r>
              <w:t>&lt;/script&gt;</w:t>
            </w:r>
          </w:p>
        </w:tc>
      </w:tr>
    </w:tbl>
    <w:p w14:paraId="2E2A75FF" w14:textId="77777777" w:rsidR="00B610B7" w:rsidRDefault="00B610B7">
      <w:pPr>
        <w:spacing w:after="40"/>
      </w:pPr>
    </w:p>
    <w:p w14:paraId="150D41AA" w14:textId="79A92394" w:rsidR="00AF7CE4" w:rsidRDefault="00AF7CE4">
      <w:pPr>
        <w:spacing w:after="40"/>
      </w:pPr>
      <w:r>
        <w:rPr>
          <w:noProof/>
        </w:rPr>
        <w:drawing>
          <wp:inline distT="0" distB="0" distL="0" distR="0" wp14:anchorId="68C6CDBD" wp14:editId="7793BB11">
            <wp:extent cx="5731510" cy="4043680"/>
            <wp:effectExtent l="0" t="0" r="2540" b="0"/>
            <wp:docPr id="6286665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6653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835F" w14:textId="77777777" w:rsidR="00AF7CE4" w:rsidRDefault="00AF7CE4">
      <w:pPr>
        <w:spacing w:after="40"/>
      </w:pPr>
    </w:p>
    <w:p w14:paraId="3517E6B2" w14:textId="48ABE3B7" w:rsidR="00AF7CE4" w:rsidRDefault="00AF7CE4">
      <w:pPr>
        <w:spacing w:after="40"/>
      </w:pPr>
      <w:r>
        <w:rPr>
          <w:noProof/>
        </w:rPr>
        <w:lastRenderedPageBreak/>
        <w:drawing>
          <wp:inline distT="0" distB="0" distL="0" distR="0" wp14:anchorId="054BBA54" wp14:editId="20832578">
            <wp:extent cx="5731510" cy="4043680"/>
            <wp:effectExtent l="0" t="0" r="2540" b="0"/>
            <wp:docPr id="4880379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3797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293E" w14:textId="77777777" w:rsidR="00AF7CE4" w:rsidRDefault="00AF7CE4">
      <w:pPr>
        <w:spacing w:after="40"/>
      </w:pPr>
    </w:p>
    <w:p w14:paraId="64AD7FAA" w14:textId="77777777" w:rsidR="00AF7CE4" w:rsidRPr="00AF7CE4" w:rsidRDefault="00AF7CE4" w:rsidP="00AF7CE4">
      <w:pPr>
        <w:spacing w:after="40"/>
        <w:rPr>
          <w:b/>
          <w:bCs/>
          <w:sz w:val="24"/>
          <w:szCs w:val="24"/>
        </w:rPr>
      </w:pPr>
      <w:r w:rsidRPr="00AF7CE4">
        <w:rPr>
          <w:b/>
          <w:bCs/>
          <w:sz w:val="24"/>
          <w:szCs w:val="24"/>
        </w:rPr>
        <w:t>C:\DEV\linksnip4&gt;git add -A</w:t>
      </w:r>
    </w:p>
    <w:p w14:paraId="6F077685" w14:textId="77777777" w:rsidR="00AF7CE4" w:rsidRPr="00AF7CE4" w:rsidRDefault="00AF7CE4" w:rsidP="00AF7CE4">
      <w:pPr>
        <w:spacing w:after="40"/>
        <w:rPr>
          <w:sz w:val="16"/>
          <w:szCs w:val="16"/>
        </w:rPr>
      </w:pPr>
      <w:r w:rsidRPr="00AF7CE4">
        <w:rPr>
          <w:sz w:val="16"/>
          <w:szCs w:val="16"/>
        </w:rPr>
        <w:t>warning: in the working copy of 'public/index.html', LF will be replaced by CRLF the next time Git touches it</w:t>
      </w:r>
    </w:p>
    <w:p w14:paraId="0C5ABD63" w14:textId="77777777" w:rsidR="00AF7CE4" w:rsidRPr="00AF7CE4" w:rsidRDefault="00AF7CE4" w:rsidP="00AF7CE4">
      <w:pPr>
        <w:spacing w:after="40"/>
        <w:rPr>
          <w:sz w:val="16"/>
          <w:szCs w:val="16"/>
        </w:rPr>
      </w:pPr>
    </w:p>
    <w:p w14:paraId="10203631" w14:textId="77777777" w:rsidR="00AF7CE4" w:rsidRPr="00AF7CE4" w:rsidRDefault="00AF7CE4" w:rsidP="00AF7CE4">
      <w:pPr>
        <w:spacing w:after="40"/>
        <w:rPr>
          <w:b/>
          <w:bCs/>
          <w:sz w:val="24"/>
          <w:szCs w:val="24"/>
        </w:rPr>
      </w:pPr>
      <w:r w:rsidRPr="00AF7CE4">
        <w:rPr>
          <w:b/>
          <w:bCs/>
          <w:sz w:val="24"/>
          <w:szCs w:val="24"/>
        </w:rPr>
        <w:t>C:\DEV\linksnip4&gt;git commit -m "Add Microsoft Clarity tracking"</w:t>
      </w:r>
    </w:p>
    <w:p w14:paraId="3ECBA442" w14:textId="77777777" w:rsidR="00AF7CE4" w:rsidRPr="00AF7CE4" w:rsidRDefault="00AF7CE4" w:rsidP="00AF7CE4">
      <w:pPr>
        <w:spacing w:after="40"/>
        <w:rPr>
          <w:sz w:val="16"/>
          <w:szCs w:val="16"/>
        </w:rPr>
      </w:pPr>
      <w:r w:rsidRPr="00AF7CE4">
        <w:rPr>
          <w:sz w:val="16"/>
          <w:szCs w:val="16"/>
        </w:rPr>
        <w:t>[main f56c80b] Add Microsoft Clarity tracking</w:t>
      </w:r>
    </w:p>
    <w:p w14:paraId="25694322" w14:textId="77777777" w:rsidR="00AF7CE4" w:rsidRPr="00AF7CE4" w:rsidRDefault="00AF7CE4" w:rsidP="00AF7CE4">
      <w:pPr>
        <w:spacing w:after="40"/>
        <w:rPr>
          <w:sz w:val="16"/>
          <w:szCs w:val="16"/>
        </w:rPr>
      </w:pPr>
      <w:r w:rsidRPr="00AF7CE4">
        <w:rPr>
          <w:sz w:val="16"/>
          <w:szCs w:val="16"/>
        </w:rPr>
        <w:t xml:space="preserve"> 1 file changed, 7 </w:t>
      </w:r>
      <w:proofErr w:type="gramStart"/>
      <w:r w:rsidRPr="00AF7CE4">
        <w:rPr>
          <w:sz w:val="16"/>
          <w:szCs w:val="16"/>
        </w:rPr>
        <w:t>insertions(</w:t>
      </w:r>
      <w:proofErr w:type="gramEnd"/>
      <w:r w:rsidRPr="00AF7CE4">
        <w:rPr>
          <w:sz w:val="16"/>
          <w:szCs w:val="16"/>
        </w:rPr>
        <w:t>+)</w:t>
      </w:r>
    </w:p>
    <w:p w14:paraId="524129F2" w14:textId="77777777" w:rsidR="00AF7CE4" w:rsidRPr="00AF7CE4" w:rsidRDefault="00AF7CE4" w:rsidP="00AF7CE4">
      <w:pPr>
        <w:spacing w:after="40"/>
        <w:rPr>
          <w:sz w:val="16"/>
          <w:szCs w:val="16"/>
        </w:rPr>
      </w:pPr>
    </w:p>
    <w:p w14:paraId="28F30467" w14:textId="77777777" w:rsidR="00AF7CE4" w:rsidRPr="00AF7CE4" w:rsidRDefault="00AF7CE4" w:rsidP="00AF7CE4">
      <w:pPr>
        <w:spacing w:after="40"/>
        <w:rPr>
          <w:b/>
          <w:bCs/>
          <w:sz w:val="24"/>
          <w:szCs w:val="24"/>
        </w:rPr>
      </w:pPr>
      <w:r w:rsidRPr="00AF7CE4">
        <w:rPr>
          <w:b/>
          <w:bCs/>
          <w:sz w:val="24"/>
          <w:szCs w:val="24"/>
        </w:rPr>
        <w:t>C:\DEV\linksnip4&gt;git push</w:t>
      </w:r>
    </w:p>
    <w:p w14:paraId="0DFCB4F1" w14:textId="77777777" w:rsidR="00AF7CE4" w:rsidRPr="00AF7CE4" w:rsidRDefault="00AF7CE4" w:rsidP="00AF7CE4">
      <w:pPr>
        <w:spacing w:after="40"/>
        <w:rPr>
          <w:sz w:val="16"/>
          <w:szCs w:val="16"/>
        </w:rPr>
      </w:pPr>
      <w:r w:rsidRPr="00AF7CE4">
        <w:rPr>
          <w:sz w:val="16"/>
          <w:szCs w:val="16"/>
        </w:rPr>
        <w:t>Enumerating objects: 7, done.</w:t>
      </w:r>
    </w:p>
    <w:p w14:paraId="32B64D01" w14:textId="77777777" w:rsidR="00AF7CE4" w:rsidRPr="00AF7CE4" w:rsidRDefault="00AF7CE4" w:rsidP="00AF7CE4">
      <w:pPr>
        <w:spacing w:after="40"/>
        <w:rPr>
          <w:sz w:val="16"/>
          <w:szCs w:val="16"/>
        </w:rPr>
      </w:pPr>
      <w:r w:rsidRPr="00AF7CE4">
        <w:rPr>
          <w:sz w:val="16"/>
          <w:szCs w:val="16"/>
        </w:rPr>
        <w:t>Counting objects: 100% (7/7), done.</w:t>
      </w:r>
    </w:p>
    <w:p w14:paraId="16B4F5D5" w14:textId="77777777" w:rsidR="00AF7CE4" w:rsidRPr="00AF7CE4" w:rsidRDefault="00AF7CE4" w:rsidP="00AF7CE4">
      <w:pPr>
        <w:spacing w:after="40"/>
        <w:rPr>
          <w:sz w:val="16"/>
          <w:szCs w:val="16"/>
        </w:rPr>
      </w:pPr>
      <w:r w:rsidRPr="00AF7CE4">
        <w:rPr>
          <w:sz w:val="16"/>
          <w:szCs w:val="16"/>
        </w:rPr>
        <w:t>Delta compression using up to 32 threads</w:t>
      </w:r>
    </w:p>
    <w:p w14:paraId="3747B762" w14:textId="77777777" w:rsidR="00AF7CE4" w:rsidRPr="00AF7CE4" w:rsidRDefault="00AF7CE4" w:rsidP="00AF7CE4">
      <w:pPr>
        <w:spacing w:after="40"/>
        <w:rPr>
          <w:sz w:val="16"/>
          <w:szCs w:val="16"/>
        </w:rPr>
      </w:pPr>
      <w:r w:rsidRPr="00AF7CE4">
        <w:rPr>
          <w:sz w:val="16"/>
          <w:szCs w:val="16"/>
        </w:rPr>
        <w:t>Compressing objects: 100% (3/3), done.</w:t>
      </w:r>
    </w:p>
    <w:p w14:paraId="5552FD9F" w14:textId="77777777" w:rsidR="00AF7CE4" w:rsidRPr="00AF7CE4" w:rsidRDefault="00AF7CE4" w:rsidP="00AF7CE4">
      <w:pPr>
        <w:spacing w:after="40"/>
        <w:rPr>
          <w:sz w:val="16"/>
          <w:szCs w:val="16"/>
        </w:rPr>
      </w:pPr>
      <w:r w:rsidRPr="00AF7CE4">
        <w:rPr>
          <w:sz w:val="16"/>
          <w:szCs w:val="16"/>
        </w:rPr>
        <w:t>Writing objects: 100% (4/4), 604 bytes | 604.00 KiB/s, done.</w:t>
      </w:r>
    </w:p>
    <w:p w14:paraId="6BD8A07D" w14:textId="77777777" w:rsidR="00AF7CE4" w:rsidRPr="00AF7CE4" w:rsidRDefault="00AF7CE4" w:rsidP="00AF7CE4">
      <w:pPr>
        <w:spacing w:after="40"/>
        <w:rPr>
          <w:sz w:val="16"/>
          <w:szCs w:val="16"/>
        </w:rPr>
      </w:pPr>
      <w:r w:rsidRPr="00AF7CE4">
        <w:rPr>
          <w:sz w:val="16"/>
          <w:szCs w:val="16"/>
        </w:rPr>
        <w:t>Total 4 (delta 2), reused 0 (delta 0), pack-reused 0 (from 0)</w:t>
      </w:r>
    </w:p>
    <w:p w14:paraId="7091D28B" w14:textId="77777777" w:rsidR="00AF7CE4" w:rsidRPr="00AF7CE4" w:rsidRDefault="00AF7CE4" w:rsidP="00AF7CE4">
      <w:pPr>
        <w:spacing w:after="40"/>
        <w:rPr>
          <w:sz w:val="16"/>
          <w:szCs w:val="16"/>
        </w:rPr>
      </w:pPr>
      <w:r w:rsidRPr="00AF7CE4">
        <w:rPr>
          <w:sz w:val="16"/>
          <w:szCs w:val="16"/>
        </w:rPr>
        <w:t>remote: Resolving deltas: 100% (2/2), completed with 2 local objects.</w:t>
      </w:r>
    </w:p>
    <w:p w14:paraId="25471782" w14:textId="77777777" w:rsidR="00AF7CE4" w:rsidRPr="00AF7CE4" w:rsidRDefault="00AF7CE4" w:rsidP="00AF7CE4">
      <w:pPr>
        <w:spacing w:after="40"/>
        <w:rPr>
          <w:sz w:val="16"/>
          <w:szCs w:val="16"/>
        </w:rPr>
      </w:pPr>
      <w:r w:rsidRPr="00AF7CE4">
        <w:rPr>
          <w:sz w:val="16"/>
          <w:szCs w:val="16"/>
        </w:rPr>
        <w:t>To https://github.com/kznetwork/linksnip4.git</w:t>
      </w:r>
    </w:p>
    <w:p w14:paraId="335D9731" w14:textId="77777777" w:rsidR="00AF7CE4" w:rsidRPr="00AF7CE4" w:rsidRDefault="00AF7CE4" w:rsidP="00AF7CE4">
      <w:pPr>
        <w:spacing w:after="40"/>
        <w:rPr>
          <w:sz w:val="16"/>
          <w:szCs w:val="16"/>
        </w:rPr>
      </w:pPr>
      <w:r w:rsidRPr="00AF7CE4">
        <w:rPr>
          <w:sz w:val="16"/>
          <w:szCs w:val="16"/>
        </w:rPr>
        <w:t xml:space="preserve">   59e99b</w:t>
      </w:r>
      <w:proofErr w:type="gramStart"/>
      <w:r w:rsidRPr="00AF7CE4">
        <w:rPr>
          <w:sz w:val="16"/>
          <w:szCs w:val="16"/>
        </w:rPr>
        <w:t>1..</w:t>
      </w:r>
      <w:proofErr w:type="gramEnd"/>
      <w:r w:rsidRPr="00AF7CE4">
        <w:rPr>
          <w:sz w:val="16"/>
          <w:szCs w:val="16"/>
        </w:rPr>
        <w:t>f56c80</w:t>
      </w:r>
      <w:proofErr w:type="gramStart"/>
      <w:r w:rsidRPr="00AF7CE4">
        <w:rPr>
          <w:sz w:val="16"/>
          <w:szCs w:val="16"/>
        </w:rPr>
        <w:t>b  main</w:t>
      </w:r>
      <w:proofErr w:type="gramEnd"/>
      <w:r w:rsidRPr="00AF7CE4">
        <w:rPr>
          <w:sz w:val="16"/>
          <w:szCs w:val="16"/>
        </w:rPr>
        <w:t xml:space="preserve"> -&gt; main</w:t>
      </w:r>
    </w:p>
    <w:p w14:paraId="287DF8C9" w14:textId="77777777" w:rsidR="00AF7CE4" w:rsidRPr="00AF7CE4" w:rsidRDefault="00AF7CE4" w:rsidP="00AF7CE4">
      <w:pPr>
        <w:spacing w:after="40"/>
        <w:rPr>
          <w:sz w:val="16"/>
          <w:szCs w:val="16"/>
        </w:rPr>
      </w:pPr>
    </w:p>
    <w:p w14:paraId="796F2D93" w14:textId="03BE0386" w:rsidR="00AF7CE4" w:rsidRDefault="00AF7CE4" w:rsidP="00AF7CE4">
      <w:pPr>
        <w:spacing w:after="40"/>
      </w:pPr>
      <w:r w:rsidRPr="00AF7CE4">
        <w:rPr>
          <w:sz w:val="16"/>
          <w:szCs w:val="16"/>
        </w:rPr>
        <w:t>C:\DEV\linksnip4</w:t>
      </w:r>
      <w:r>
        <w:t>&gt;</w:t>
      </w:r>
    </w:p>
    <w:p w14:paraId="562E3506" w14:textId="60EC9B22" w:rsidR="00AF7CE4" w:rsidRDefault="00AF7CE4">
      <w:pPr>
        <w:spacing w:after="40"/>
      </w:pPr>
      <w:r w:rsidRPr="00AF7CE4">
        <w:rPr>
          <w:noProof/>
        </w:rPr>
        <w:drawing>
          <wp:inline distT="0" distB="0" distL="0" distR="0" wp14:anchorId="70084250" wp14:editId="2678872B">
            <wp:extent cx="5731510" cy="2534285"/>
            <wp:effectExtent l="0" t="0" r="2540" b="0"/>
            <wp:docPr id="8627519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5194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996D" w14:textId="77777777" w:rsidR="00AF7CE4" w:rsidRDefault="00AF7CE4">
      <w:pPr>
        <w:spacing w:after="4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7922CE67" w14:textId="77777777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FD81E4" w14:textId="77777777" w:rsidR="00B610B7" w:rsidRDefault="00000000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변경 후엔 다시 배포</w:t>
            </w:r>
          </w:p>
          <w:p w14:paraId="716CE1E4" w14:textId="77777777" w:rsidR="00B610B7" w:rsidRDefault="00000000">
            <w:pPr>
              <w:spacing w:line="272" w:lineRule="auto"/>
            </w:pPr>
            <w:r>
              <w:rPr>
                <w:sz w:val="21"/>
                <w:szCs w:val="21"/>
              </w:rPr>
              <w:t>스크립트를 넣은 뒤 git push 하면 Cloudflare가 자동 재배포합니다. 몇 분 뒤 GA4 실시간 보고서와 Clarity 대시보드에 본인 방문이 잡히는지 확인하세요.</w:t>
            </w:r>
          </w:p>
        </w:tc>
      </w:tr>
    </w:tbl>
    <w:p w14:paraId="475538E2" w14:textId="77777777" w:rsidR="00B610B7" w:rsidRDefault="00000000">
      <w:pPr>
        <w:pStyle w:val="2"/>
        <w:spacing w:before="240" w:after="110"/>
      </w:pPr>
      <w:bookmarkStart w:id="12" w:name="_Toc237702158"/>
      <w:r>
        <w:rPr>
          <w:b/>
          <w:bCs/>
          <w:color w:val="3A3222"/>
          <w:sz w:val="25"/>
          <w:szCs w:val="25"/>
        </w:rPr>
        <w:t xml:space="preserve">12-3. 운영 점검 — 무엇을 </w:t>
      </w:r>
      <w:proofErr w:type="gramStart"/>
      <w:r>
        <w:rPr>
          <w:b/>
          <w:bCs/>
          <w:color w:val="3A3222"/>
          <w:sz w:val="25"/>
          <w:szCs w:val="25"/>
        </w:rPr>
        <w:t>보나</w:t>
      </w:r>
      <w:bookmarkEnd w:id="12"/>
      <w:proofErr w:type="gramEnd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020"/>
      </w:tblGrid>
      <w:tr w:rsidR="00B610B7" w14:paraId="33D269FB" w14:textId="77777777">
        <w:trPr>
          <w:tblHeader/>
        </w:trPr>
        <w:tc>
          <w:tcPr>
            <w:tcW w:w="24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740C7F" w14:textId="77777777" w:rsidR="00B610B7" w:rsidRDefault="00000000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점검 항목</w:t>
            </w:r>
          </w:p>
        </w:tc>
        <w:tc>
          <w:tcPr>
            <w:tcW w:w="26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10282D" w14:textId="77777777" w:rsidR="00B610B7" w:rsidRDefault="00000000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도구</w:t>
            </w:r>
          </w:p>
        </w:tc>
        <w:tc>
          <w:tcPr>
            <w:tcW w:w="40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E1F720" w14:textId="77777777" w:rsidR="00B610B7" w:rsidRDefault="00000000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건강한 신호</w:t>
            </w:r>
          </w:p>
        </w:tc>
      </w:tr>
      <w:tr w:rsidR="00B610B7" w14:paraId="56A8691E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3896A1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방문/실시간 사용자</w:t>
            </w:r>
          </w:p>
        </w:tc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F76D29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GA4 실시간</w:t>
            </w:r>
          </w:p>
        </w:tc>
        <w:tc>
          <w:tcPr>
            <w:tcW w:w="4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3B375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내 테스트 접속이 즉시 잡힌다</w:t>
            </w:r>
          </w:p>
        </w:tc>
      </w:tr>
      <w:tr w:rsidR="00B610B7" w14:paraId="25523170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D58708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핵심 이벤트</w:t>
            </w:r>
          </w:p>
        </w:tc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A9FD4C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GA4 이벤트</w:t>
            </w:r>
          </w:p>
        </w:tc>
        <w:tc>
          <w:tcPr>
            <w:tcW w:w="4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6719B7" w14:textId="77777777" w:rsidR="00B610B7" w:rsidRDefault="00000000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shorten_success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가 기록된다</w:t>
            </w:r>
          </w:p>
        </w:tc>
      </w:tr>
      <w:tr w:rsidR="00B610B7" w14:paraId="05589361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3F52C1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사용자 막힘 지점</w:t>
            </w:r>
          </w:p>
        </w:tc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569160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Clarity 녹화/</w:t>
            </w:r>
            <w:proofErr w:type="spellStart"/>
            <w:r>
              <w:rPr>
                <w:color w:val="000000"/>
                <w:sz w:val="21"/>
                <w:szCs w:val="21"/>
              </w:rPr>
              <w:t>히트맵</w:t>
            </w:r>
            <w:proofErr w:type="spellEnd"/>
          </w:p>
        </w:tc>
        <w:tc>
          <w:tcPr>
            <w:tcW w:w="4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13F2DB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복사·줄이기 버튼이 잘 눌린다</w:t>
            </w:r>
          </w:p>
        </w:tc>
      </w:tr>
      <w:tr w:rsidR="00B610B7" w14:paraId="5E8B9A02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1A9F38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에러/</w:t>
            </w:r>
            <w:proofErr w:type="spellStart"/>
            <w:r>
              <w:rPr>
                <w:color w:val="000000"/>
                <w:sz w:val="21"/>
                <w:szCs w:val="21"/>
              </w:rPr>
              <w:t>리다이렉트</w:t>
            </w:r>
            <w:proofErr w:type="spellEnd"/>
          </w:p>
        </w:tc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5AFCE9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Cloudflare 로그</w:t>
            </w:r>
          </w:p>
        </w:tc>
        <w:tc>
          <w:tcPr>
            <w:tcW w:w="4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5611E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404·5xx 비율이 낮다</w:t>
            </w:r>
          </w:p>
        </w:tc>
      </w:tr>
    </w:tbl>
    <w:p w14:paraId="2CA01DF6" w14:textId="77777777" w:rsidR="00B610B7" w:rsidRDefault="00B610B7">
      <w:pPr>
        <w:spacing w:after="4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41788D08" w14:textId="77777777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AA3B0A" w14:textId="77777777" w:rsidR="00B610B7" w:rsidRDefault="00000000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개인정보 고지 잊지 않기</w:t>
            </w:r>
          </w:p>
          <w:p w14:paraId="3EA7ABDA" w14:textId="77777777" w:rsidR="00B610B7" w:rsidRDefault="00000000">
            <w:pPr>
              <w:spacing w:line="272" w:lineRule="auto"/>
            </w:pPr>
            <w:r>
              <w:rPr>
                <w:sz w:val="21"/>
                <w:szCs w:val="21"/>
              </w:rPr>
              <w:t>분석 도구를 넣으면 방문자 데이터를 수집하게 됩니다. 실제 서비스라면 개인정보처리방침·쿠키 동의 안내가 필요합니다. Codex에게 간단한 정책 페이지 초안을 만들게 할 수 있습니다.</w:t>
            </w:r>
          </w:p>
        </w:tc>
      </w:tr>
    </w:tbl>
    <w:p w14:paraId="48C746A5" w14:textId="77777777" w:rsidR="00B610B7" w:rsidRDefault="00B610B7">
      <w:pPr>
        <w:spacing w:after="20"/>
      </w:pPr>
    </w:p>
    <w:p w14:paraId="1FEE0082" w14:textId="77777777" w:rsidR="00B610B7" w:rsidRDefault="00000000">
      <w:pPr>
        <w:spacing w:after="60"/>
        <w:ind w:left="360" w:hanging="300"/>
      </w:pPr>
      <w:r>
        <w:t>✅ GA4가 실시간 방문을 잡는다</w:t>
      </w:r>
    </w:p>
    <w:p w14:paraId="08964988" w14:textId="77777777" w:rsidR="00B610B7" w:rsidRDefault="00000000">
      <w:pPr>
        <w:spacing w:after="60"/>
        <w:ind w:left="360" w:hanging="300"/>
      </w:pPr>
      <w:r>
        <w:lastRenderedPageBreak/>
        <w:t>✅ Clarity에 세션이 기록된다</w:t>
      </w:r>
    </w:p>
    <w:p w14:paraId="088F92C4" w14:textId="77777777" w:rsidR="00B610B7" w:rsidRDefault="00000000">
      <w:pPr>
        <w:spacing w:after="60"/>
        <w:ind w:left="360" w:hanging="300"/>
      </w:pPr>
      <w:r>
        <w:t xml:space="preserve">✅ </w:t>
      </w:r>
      <w:proofErr w:type="spellStart"/>
      <w:r>
        <w:t>shorten_success</w:t>
      </w:r>
      <w:proofErr w:type="spellEnd"/>
      <w:r>
        <w:t xml:space="preserve"> 이벤트가 보인다</w:t>
      </w:r>
    </w:p>
    <w:p w14:paraId="06FE3110" w14:textId="77777777" w:rsidR="00B610B7" w:rsidRDefault="00000000">
      <w:r>
        <w:br w:type="page"/>
      </w:r>
    </w:p>
    <w:p w14:paraId="60ACEDB4" w14:textId="77777777" w:rsidR="00B610B7" w:rsidRDefault="00000000">
      <w:pPr>
        <w:pStyle w:val="1"/>
        <w:spacing w:before="320" w:after="140"/>
      </w:pPr>
      <w:bookmarkStart w:id="13" w:name="_Toc237702159"/>
      <w:r>
        <w:rPr>
          <w:b/>
          <w:bCs/>
          <w:color w:val="6B5B3E"/>
          <w:sz w:val="30"/>
          <w:szCs w:val="30"/>
        </w:rPr>
        <w:lastRenderedPageBreak/>
        <w:t>Part 13. 마무리 회고 · 전체 점검 · 트러블슈팅</w:t>
      </w:r>
      <w:bookmarkEnd w:id="13"/>
    </w:p>
    <w:p w14:paraId="652809C0" w14:textId="77777777" w:rsidR="00B610B7" w:rsidRDefault="00000000">
      <w:pPr>
        <w:spacing w:after="120"/>
      </w:pPr>
      <w:r>
        <w:t>축하합니다. PRD 한 장에서 시작해 실제 인터넷에 배포되고, 모니터링까지 붙은 제품을 완성했습니다. 여기서는 배운 것을 회고하고, 전체를 점검하고, 자주 막히는 문제의 해결책을 정리합니다.</w:t>
      </w:r>
    </w:p>
    <w:p w14:paraId="4C0AF227" w14:textId="77777777" w:rsidR="00B610B7" w:rsidRDefault="00000000">
      <w:pPr>
        <w:pStyle w:val="2"/>
        <w:spacing w:before="240" w:after="110"/>
      </w:pPr>
      <w:bookmarkStart w:id="14" w:name="_Toc237702160"/>
      <w:r>
        <w:rPr>
          <w:b/>
          <w:bCs/>
          <w:color w:val="3A3222"/>
          <w:sz w:val="25"/>
          <w:szCs w:val="25"/>
        </w:rPr>
        <w:t>13-1. 전체 흐름 한눈에 보기</w:t>
      </w:r>
      <w:bookmarkEnd w:id="14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0EBCE6F4" w14:textId="77777777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F88F1E" w14:textId="77777777" w:rsidR="00B610B7" w:rsidRDefault="00000000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라이프사이클 요약</w:t>
            </w:r>
          </w:p>
          <w:p w14:paraId="0C9760A5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PRD </w:t>
            </w:r>
            <w:r>
              <w:rPr>
                <w:rFonts w:ascii="Consolas" w:hAnsi="Consolas"/>
                <w:sz w:val="19"/>
                <w:szCs w:val="19"/>
              </w:rPr>
              <w:t>작성</w:t>
            </w:r>
            <w:r>
              <w:rPr>
                <w:rFonts w:ascii="Consolas" w:hAnsi="Consolas"/>
                <w:sz w:val="19"/>
                <w:szCs w:val="19"/>
              </w:rPr>
              <w:t xml:space="preserve"> ─▶ To-Do </w:t>
            </w:r>
            <w:r>
              <w:rPr>
                <w:rFonts w:ascii="Consolas" w:hAnsi="Consolas"/>
                <w:sz w:val="19"/>
                <w:szCs w:val="19"/>
              </w:rPr>
              <w:t>도출</w:t>
            </w:r>
            <w:r>
              <w:rPr>
                <w:rFonts w:ascii="Consolas" w:hAnsi="Consolas"/>
                <w:sz w:val="19"/>
                <w:szCs w:val="19"/>
              </w:rPr>
              <w:t xml:space="preserve"> ─▶ (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AGENTS.md·config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·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하네스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정비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26635F41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└▶ Codex </w:t>
            </w:r>
            <w:r>
              <w:rPr>
                <w:rFonts w:ascii="Consolas" w:hAnsi="Consolas"/>
                <w:sz w:val="19"/>
                <w:szCs w:val="19"/>
              </w:rPr>
              <w:t>구현</w:t>
            </w:r>
            <w:r>
              <w:rPr>
                <w:rFonts w:ascii="Consolas" w:hAnsi="Consolas"/>
                <w:sz w:val="19"/>
                <w:szCs w:val="19"/>
              </w:rPr>
              <w:t xml:space="preserve"> ─▶ Git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커밋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─▶ GitHub push</w:t>
            </w:r>
          </w:p>
          <w:p w14:paraId="4D49F4C3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   └▶ Cloudflare </w:t>
            </w:r>
            <w:r>
              <w:rPr>
                <w:rFonts w:ascii="Consolas" w:hAnsi="Consolas"/>
                <w:sz w:val="19"/>
                <w:szCs w:val="19"/>
              </w:rPr>
              <w:t>자동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배포</w:t>
            </w:r>
            <w:r>
              <w:rPr>
                <w:rFonts w:ascii="Consolas" w:hAnsi="Consolas"/>
                <w:sz w:val="19"/>
                <w:szCs w:val="19"/>
              </w:rPr>
              <w:t xml:space="preserve"> (+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KV·Functions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, MCP)</w:t>
            </w:r>
          </w:p>
          <w:p w14:paraId="293FC6DD" w14:textId="77777777" w:rsidR="00B610B7" w:rsidRDefault="00000000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      └▶ GA4·Clarity </w:t>
            </w:r>
            <w:r>
              <w:rPr>
                <w:rFonts w:ascii="Consolas" w:hAnsi="Consolas"/>
                <w:sz w:val="19"/>
                <w:szCs w:val="19"/>
              </w:rPr>
              <w:t>모니터링</w:t>
            </w:r>
          </w:p>
        </w:tc>
      </w:tr>
    </w:tbl>
    <w:p w14:paraId="7FF4C9DF" w14:textId="77777777" w:rsidR="00B610B7" w:rsidRDefault="00000000">
      <w:pPr>
        <w:pStyle w:val="2"/>
        <w:spacing w:before="240" w:after="110"/>
      </w:pPr>
      <w:bookmarkStart w:id="15" w:name="_Toc237702161"/>
      <w:r>
        <w:rPr>
          <w:b/>
          <w:bCs/>
          <w:color w:val="3A3222"/>
          <w:sz w:val="25"/>
          <w:szCs w:val="25"/>
        </w:rPr>
        <w:t>13-2. 핵심 개념 회고 — 한 문장으로 말해 보기</w:t>
      </w:r>
      <w:bookmarkEnd w:id="15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0"/>
      </w:tblGrid>
      <w:tr w:rsidR="00B610B7" w14:paraId="460C4FF5" w14:textId="77777777">
        <w:trPr>
          <w:tblHeader/>
        </w:trPr>
        <w:tc>
          <w:tcPr>
            <w:tcW w:w="24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F168CB" w14:textId="77777777" w:rsidR="00B610B7" w:rsidRDefault="00000000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개념</w:t>
            </w:r>
          </w:p>
        </w:tc>
        <w:tc>
          <w:tcPr>
            <w:tcW w:w="66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4E2C76" w14:textId="77777777" w:rsidR="00B610B7" w:rsidRDefault="00000000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스스로 답해 보기</w:t>
            </w:r>
          </w:p>
        </w:tc>
      </w:tr>
      <w:tr w:rsidR="00B610B7" w14:paraId="476BAC63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644078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프롬프트</w:t>
            </w:r>
          </w:p>
        </w:tc>
        <w:tc>
          <w:tcPr>
            <w:tcW w:w="66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0A2CF5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왜 '검증 방법'을 함께 줘야 하는가? (P-C-T-F의 T)</w:t>
            </w:r>
          </w:p>
        </w:tc>
      </w:tr>
      <w:tr w:rsidR="00B610B7" w14:paraId="63D7A12F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C135B3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컨텍스트</w:t>
            </w:r>
          </w:p>
        </w:tc>
        <w:tc>
          <w:tcPr>
            <w:tcW w:w="66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35BE6F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왜 '많이'가 아니라 '정확히'가 중요한가?</w:t>
            </w:r>
          </w:p>
        </w:tc>
      </w:tr>
      <w:tr w:rsidR="00B610B7" w14:paraId="2B61B442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4F6176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AGENTS.md</w:t>
            </w:r>
          </w:p>
        </w:tc>
        <w:tc>
          <w:tcPr>
            <w:tcW w:w="66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5AE075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전역/프로젝트/폴더 규칙의 우선순위는?</w:t>
            </w:r>
          </w:p>
        </w:tc>
      </w:tr>
      <w:tr w:rsidR="00B610B7" w14:paraId="7167E132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4D13F4" w14:textId="77777777" w:rsidR="00B610B7" w:rsidRDefault="00000000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하네스</w:t>
            </w:r>
            <w:proofErr w:type="spellEnd"/>
          </w:p>
        </w:tc>
        <w:tc>
          <w:tcPr>
            <w:tcW w:w="66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035886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 xml:space="preserve">'완료의 정의'가 왜 </w:t>
            </w:r>
            <w:proofErr w:type="spellStart"/>
            <w:r>
              <w:rPr>
                <w:color w:val="000000"/>
                <w:sz w:val="21"/>
                <w:szCs w:val="21"/>
              </w:rPr>
              <w:t>하네스의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심장인가?</w:t>
            </w:r>
          </w:p>
        </w:tc>
      </w:tr>
      <w:tr w:rsidR="00B610B7" w14:paraId="0AC445AD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37372C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Sandbox/Approvals</w:t>
            </w:r>
          </w:p>
        </w:tc>
        <w:tc>
          <w:tcPr>
            <w:tcW w:w="66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4C5E24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'범위'와 '시점'은 각각 무엇을 통제하나?</w:t>
            </w:r>
          </w:p>
        </w:tc>
      </w:tr>
      <w:tr w:rsidR="00B610B7" w14:paraId="4D3D27A3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B1B2F9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Local vs Cloud</w:t>
            </w:r>
          </w:p>
        </w:tc>
        <w:tc>
          <w:tcPr>
            <w:tcW w:w="66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2BCBFC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Cloud 실행의 전제 조건은 무엇인가?</w:t>
            </w:r>
          </w:p>
        </w:tc>
      </w:tr>
    </w:tbl>
    <w:p w14:paraId="3E266EAF" w14:textId="77777777" w:rsidR="00B610B7" w:rsidRDefault="00000000">
      <w:pPr>
        <w:pStyle w:val="2"/>
        <w:spacing w:before="240" w:after="110"/>
      </w:pPr>
      <w:bookmarkStart w:id="16" w:name="_Toc237702162"/>
      <w:r>
        <w:rPr>
          <w:b/>
          <w:bCs/>
          <w:color w:val="3A3222"/>
          <w:sz w:val="25"/>
          <w:szCs w:val="25"/>
        </w:rPr>
        <w:t>13-3. 최종 점검 체크리스트</w:t>
      </w:r>
      <w:bookmarkEnd w:id="16"/>
    </w:p>
    <w:p w14:paraId="6370FA93" w14:textId="77777777" w:rsidR="00B610B7" w:rsidRDefault="00000000">
      <w:pPr>
        <w:spacing w:after="60"/>
        <w:ind w:left="360" w:hanging="300"/>
      </w:pPr>
      <w:r>
        <w:t>✅ Codex App 로그인(+CLI 설치)이 되어 있다</w:t>
      </w:r>
    </w:p>
    <w:p w14:paraId="0049D2CA" w14:textId="77777777" w:rsidR="00B610B7" w:rsidRDefault="00000000">
      <w:pPr>
        <w:spacing w:after="60"/>
        <w:ind w:left="360" w:hanging="300"/>
      </w:pPr>
      <w:r>
        <w:t xml:space="preserve">✅ 전역/프로젝트 AGENTS.md, </w:t>
      </w:r>
      <w:proofErr w:type="spellStart"/>
      <w:proofErr w:type="gramStart"/>
      <w:r>
        <w:t>config.toml</w:t>
      </w:r>
      <w:proofErr w:type="spellEnd"/>
      <w:proofErr w:type="gramEnd"/>
      <w:r>
        <w:t>을 갖췄다</w:t>
      </w:r>
    </w:p>
    <w:p w14:paraId="2B284CC0" w14:textId="77777777" w:rsidR="00B610B7" w:rsidRDefault="00000000">
      <w:pPr>
        <w:spacing w:after="60"/>
        <w:ind w:left="360" w:hanging="300"/>
      </w:pPr>
      <w:r>
        <w:t xml:space="preserve">✅ </w:t>
      </w:r>
      <w:proofErr w:type="spellStart"/>
      <w:r>
        <w:t>typecheck·lint·test</w:t>
      </w:r>
      <w:proofErr w:type="spellEnd"/>
      <w:r>
        <w:t xml:space="preserve"> </w:t>
      </w:r>
      <w:proofErr w:type="spellStart"/>
      <w:r>
        <w:t>하네스가</w:t>
      </w:r>
      <w:proofErr w:type="spellEnd"/>
      <w:r>
        <w:t xml:space="preserve"> 통과한다</w:t>
      </w:r>
    </w:p>
    <w:p w14:paraId="44153286" w14:textId="77777777" w:rsidR="00B610B7" w:rsidRDefault="00000000">
      <w:pPr>
        <w:spacing w:after="60"/>
        <w:ind w:left="360" w:hanging="300"/>
      </w:pPr>
      <w:r>
        <w:t>✅ GitHub에 코드가 올라가 있다</w:t>
      </w:r>
    </w:p>
    <w:p w14:paraId="7C401F8F" w14:textId="77777777" w:rsidR="00B610B7" w:rsidRDefault="00000000">
      <w:pPr>
        <w:spacing w:after="60"/>
        <w:ind w:left="360" w:hanging="300"/>
      </w:pPr>
      <w:r>
        <w:t>✅ Cloudflare로 실제 주소에 배포되어 동작한다</w:t>
      </w:r>
    </w:p>
    <w:p w14:paraId="4307ABD5" w14:textId="77777777" w:rsidR="00B610B7" w:rsidRDefault="00000000">
      <w:pPr>
        <w:spacing w:after="60"/>
        <w:ind w:left="360" w:hanging="300"/>
      </w:pPr>
      <w:r>
        <w:t>✅ GA4·Clarity가 데이터를 수집한다</w:t>
      </w:r>
    </w:p>
    <w:p w14:paraId="1857E006" w14:textId="77777777" w:rsidR="00B610B7" w:rsidRDefault="00000000">
      <w:pPr>
        <w:pStyle w:val="2"/>
        <w:spacing w:before="240" w:after="110"/>
      </w:pPr>
      <w:bookmarkStart w:id="17" w:name="_Toc237702163"/>
      <w:r>
        <w:rPr>
          <w:b/>
          <w:bCs/>
          <w:color w:val="3A3222"/>
          <w:sz w:val="25"/>
          <w:szCs w:val="25"/>
        </w:rPr>
        <w:lastRenderedPageBreak/>
        <w:t>13-4. 자주 막히는 문제 (트러블슈팅)</w:t>
      </w:r>
      <w:bookmarkEnd w:id="17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0"/>
      </w:tblGrid>
      <w:tr w:rsidR="00B610B7" w14:paraId="7BA6E569" w14:textId="77777777">
        <w:trPr>
          <w:tblHeader/>
        </w:trPr>
        <w:tc>
          <w:tcPr>
            <w:tcW w:w="26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3A1141" w14:textId="77777777" w:rsidR="00B610B7" w:rsidRDefault="00000000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증상</w:t>
            </w:r>
          </w:p>
        </w:tc>
        <w:tc>
          <w:tcPr>
            <w:tcW w:w="64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B4EAF8" w14:textId="77777777" w:rsidR="00B610B7" w:rsidRDefault="00000000">
            <w:pPr>
              <w:spacing w:line="264" w:lineRule="auto"/>
            </w:pPr>
            <w:proofErr w:type="gramStart"/>
            <w:r>
              <w:rPr>
                <w:b/>
                <w:bCs/>
                <w:color w:val="2B2B2B"/>
                <w:sz w:val="21"/>
                <w:szCs w:val="21"/>
              </w:rPr>
              <w:t>원인 /</w:t>
            </w:r>
            <w:proofErr w:type="gramEnd"/>
            <w:r>
              <w:rPr>
                <w:b/>
                <w:bCs/>
                <w:color w:val="2B2B2B"/>
                <w:sz w:val="21"/>
                <w:szCs w:val="21"/>
              </w:rPr>
              <w:t xml:space="preserve"> 해결</w:t>
            </w:r>
          </w:p>
        </w:tc>
      </w:tr>
      <w:tr w:rsidR="00B610B7" w14:paraId="3DB01945" w14:textId="77777777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BBEB9F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 명령을 못 찾음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4B23FA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 xml:space="preserve">Node 전역 bin 경로 문제. 터미널 재시작 또는 </w:t>
            </w:r>
            <w:proofErr w:type="spellStart"/>
            <w:r>
              <w:rPr>
                <w:color w:val="000000"/>
                <w:sz w:val="21"/>
                <w:szCs w:val="21"/>
              </w:rPr>
              <w:t>npm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전역 경로 확인. </w:t>
            </w:r>
            <w:proofErr w:type="spellStart"/>
            <w:r>
              <w:rPr>
                <w:color w:val="000000"/>
                <w:sz w:val="21"/>
                <w:szCs w:val="21"/>
              </w:rPr>
              <w:t>npm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install -g @openai/codex 재실행.</w:t>
            </w:r>
          </w:p>
        </w:tc>
      </w:tr>
      <w:tr w:rsidR="00B610B7" w14:paraId="53F2098D" w14:textId="77777777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C631AD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AGENTS.md가 반영 안 됨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6C89DE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현재 폴더가 저장소 루트 안인지 확인. 상위에 AGENTS.override.md가 있는지 확인. Codex 재시작.</w:t>
            </w:r>
          </w:p>
        </w:tc>
      </w:tr>
      <w:tr w:rsidR="00B610B7" w14:paraId="495CE5F0" w14:textId="77777777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654277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네트워크 오류(설치 실패)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B37358" w14:textId="77777777" w:rsidR="00B610B7" w:rsidRDefault="00000000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샌드박스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기본은 네트워크 차단. -c '</w:t>
            </w:r>
            <w:proofErr w:type="spellStart"/>
            <w:r>
              <w:rPr>
                <w:color w:val="000000"/>
                <w:sz w:val="21"/>
                <w:szCs w:val="21"/>
              </w:rPr>
              <w:t>sandbox_workspace_</w:t>
            </w:r>
            <w:proofErr w:type="gramStart"/>
            <w:r>
              <w:rPr>
                <w:color w:val="000000"/>
                <w:sz w:val="21"/>
                <w:szCs w:val="21"/>
              </w:rPr>
              <w:t>write.network</w:t>
            </w:r>
            <w:proofErr w:type="gramEnd"/>
            <w:r>
              <w:rPr>
                <w:color w:val="000000"/>
                <w:sz w:val="21"/>
                <w:szCs w:val="21"/>
              </w:rPr>
              <w:t>_access</w:t>
            </w:r>
            <w:proofErr w:type="spellEnd"/>
            <w:r>
              <w:rPr>
                <w:color w:val="000000"/>
                <w:sz w:val="21"/>
                <w:szCs w:val="21"/>
              </w:rPr>
              <w:t>=true' 로 일시 허용.</w:t>
            </w:r>
          </w:p>
        </w:tc>
      </w:tr>
      <w:tr w:rsidR="00B610B7" w14:paraId="38CC60D3" w14:textId="77777777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EE0268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승인 요청이 너무 잦음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DEF791" w14:textId="77777777" w:rsidR="00B610B7" w:rsidRDefault="00000000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approval_policy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를 on-request로. 신뢰 작업은 Auto(workspace-write) </w:t>
            </w:r>
            <w:proofErr w:type="spellStart"/>
            <w:r>
              <w:rPr>
                <w:color w:val="000000"/>
                <w:sz w:val="21"/>
                <w:szCs w:val="21"/>
              </w:rPr>
              <w:t>프리셋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사용.</w:t>
            </w:r>
          </w:p>
        </w:tc>
      </w:tr>
      <w:tr w:rsidR="00B610B7" w14:paraId="43F24804" w14:textId="77777777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AB4EC1" w14:textId="77777777" w:rsidR="00B610B7" w:rsidRDefault="00000000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리다이렉트가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404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F8FC42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Functions 폴더 구조(functions/</w:t>
            </w:r>
            <w:proofErr w:type="spellStart"/>
            <w:r>
              <w:rPr>
                <w:color w:val="000000"/>
                <w:sz w:val="21"/>
                <w:szCs w:val="21"/>
              </w:rPr>
              <w:t>api</w:t>
            </w:r>
            <w:proofErr w:type="spellEnd"/>
            <w:r>
              <w:rPr>
                <w:color w:val="000000"/>
                <w:sz w:val="21"/>
                <w:szCs w:val="21"/>
              </w:rPr>
              <w:t>/...) 확인. KV 바인딩 이름이 코드와 일치하는지 확인.</w:t>
            </w:r>
          </w:p>
        </w:tc>
      </w:tr>
      <w:tr w:rsidR="00B610B7" w14:paraId="47AF6FD1" w14:textId="77777777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C1ABB4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GA/Clarity에 안 잡힘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E4E198" w14:textId="77777777" w:rsidR="00B610B7" w:rsidRDefault="00000000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재배포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반영까지 수 분 소요. 측정 ID 오타·중복 로드 점검. 광고차단기 끄기.</w:t>
            </w:r>
          </w:p>
        </w:tc>
      </w:tr>
      <w:tr w:rsidR="00B610B7" w14:paraId="061909F4" w14:textId="77777777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617879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키가 노출됨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5781BD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 xml:space="preserve">즉시 키 폐기·재발급. </w:t>
            </w:r>
            <w:proofErr w:type="gramStart"/>
            <w:r>
              <w:rPr>
                <w:color w:val="000000"/>
                <w:sz w:val="21"/>
                <w:szCs w:val="21"/>
              </w:rPr>
              <w:t>.env를 .</w:t>
            </w:r>
            <w:proofErr w:type="spellStart"/>
            <w:r>
              <w:rPr>
                <w:color w:val="000000"/>
                <w:sz w:val="21"/>
                <w:szCs w:val="21"/>
              </w:rPr>
              <w:t>gitignore</w:t>
            </w:r>
            <w:proofErr w:type="spellEnd"/>
            <w:proofErr w:type="gramEnd"/>
            <w:r>
              <w:rPr>
                <w:color w:val="000000"/>
                <w:sz w:val="21"/>
                <w:szCs w:val="21"/>
              </w:rPr>
              <w:t>에 추가. 히스토리에서 제거.</w:t>
            </w:r>
          </w:p>
        </w:tc>
      </w:tr>
    </w:tbl>
    <w:p w14:paraId="099F8466" w14:textId="77777777" w:rsidR="00B610B7" w:rsidRDefault="00000000">
      <w:pPr>
        <w:pStyle w:val="2"/>
        <w:spacing w:before="240" w:after="110"/>
      </w:pPr>
      <w:bookmarkStart w:id="18" w:name="_Toc237702164"/>
      <w:r>
        <w:rPr>
          <w:b/>
          <w:bCs/>
          <w:color w:val="3A3222"/>
          <w:sz w:val="25"/>
          <w:szCs w:val="25"/>
        </w:rPr>
        <w:t>13-5. 다음 단계</w:t>
      </w:r>
      <w:bookmarkEnd w:id="18"/>
    </w:p>
    <w:p w14:paraId="47A6FDB8" w14:textId="77777777" w:rsidR="00B610B7" w:rsidRDefault="00000000">
      <w:pPr>
        <w:pStyle w:val="a4"/>
        <w:numPr>
          <w:ilvl w:val="0"/>
          <w:numId w:val="2"/>
        </w:numPr>
        <w:spacing w:after="60"/>
      </w:pPr>
      <w:r>
        <w:t>사후 과정 'Coding Agent 실전: AI기반 TDD 마스터'로 테스트 자동화를 더 깊이 다룹니다.</w:t>
      </w:r>
    </w:p>
    <w:p w14:paraId="6C604C50" w14:textId="1F2013A9" w:rsidR="00B610B7" w:rsidRDefault="00000000">
      <w:pPr>
        <w:pStyle w:val="a4"/>
        <w:numPr>
          <w:ilvl w:val="0"/>
          <w:numId w:val="2"/>
        </w:numPr>
        <w:spacing w:after="60"/>
      </w:pPr>
      <w:r>
        <w:t>커스텀 도메인 연결, 링크 만료/통계, 로그인 기능을 추가해 LinkSnip</w:t>
      </w:r>
      <w:r w:rsidR="009623A1">
        <w:rPr>
          <w:rFonts w:hint="eastAsia"/>
        </w:rPr>
        <w:t>4</w:t>
      </w:r>
      <w:r>
        <w:t>을 키워 보세요.</w:t>
      </w:r>
    </w:p>
    <w:p w14:paraId="455C9C69" w14:textId="77777777" w:rsidR="00B610B7" w:rsidRDefault="00000000">
      <w:pPr>
        <w:pStyle w:val="a4"/>
        <w:numPr>
          <w:ilvl w:val="0"/>
          <w:numId w:val="2"/>
        </w:numPr>
        <w:spacing w:after="60"/>
      </w:pPr>
      <w:r>
        <w:t>AGENTS.md·</w:t>
      </w:r>
      <w:proofErr w:type="spellStart"/>
      <w:r>
        <w:t>하네스를</w:t>
      </w:r>
      <w:proofErr w:type="spellEnd"/>
      <w:r>
        <w:t xml:space="preserve"> 본인 회사 프로젝트에 적용해 '검증 가능한 자동화'</w:t>
      </w:r>
      <w:proofErr w:type="spellStart"/>
      <w:r>
        <w:t>를</w:t>
      </w:r>
      <w:proofErr w:type="spellEnd"/>
      <w:r>
        <w:t xml:space="preserve"> 늘려 보세요.</w:t>
      </w:r>
    </w:p>
    <w:p w14:paraId="0CE95206" w14:textId="77777777" w:rsidR="00B610B7" w:rsidRDefault="00B610B7">
      <w:pPr>
        <w:spacing w:after="3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46C770FD" w14:textId="77777777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FC568A" w14:textId="77777777" w:rsidR="00B610B7" w:rsidRDefault="00000000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오늘의 한 줄 정리</w:t>
            </w:r>
          </w:p>
          <w:p w14:paraId="0490EC57" w14:textId="77777777" w:rsidR="00B610B7" w:rsidRDefault="00000000">
            <w:pPr>
              <w:spacing w:line="272" w:lineRule="auto"/>
            </w:pPr>
            <w:r>
              <w:rPr>
                <w:sz w:val="21"/>
                <w:szCs w:val="21"/>
              </w:rPr>
              <w:t>‘작게 시키고(프롬프트), 정확히 보여 주고(컨텍스트), 통과 기준으로 검증하게 한다(</w:t>
            </w:r>
            <w:proofErr w:type="spellStart"/>
            <w:r>
              <w:rPr>
                <w:sz w:val="21"/>
                <w:szCs w:val="21"/>
              </w:rPr>
              <w:t>하네스</w:t>
            </w:r>
            <w:proofErr w:type="spellEnd"/>
            <w:r>
              <w:rPr>
                <w:sz w:val="21"/>
                <w:szCs w:val="21"/>
              </w:rPr>
              <w:t>).’ 이 세 가지가 Codex로 좋은 소프트웨어를 만드는 핵심입니다.</w:t>
            </w:r>
          </w:p>
        </w:tc>
      </w:tr>
    </w:tbl>
    <w:p w14:paraId="6C467A44" w14:textId="77777777" w:rsidR="00B610B7" w:rsidRDefault="00000000">
      <w:r>
        <w:br w:type="page"/>
      </w:r>
    </w:p>
    <w:p w14:paraId="289E9D75" w14:textId="77777777" w:rsidR="00195434" w:rsidRDefault="00195434" w:rsidP="00195434">
      <w:pPr>
        <w:pStyle w:val="1"/>
        <w:spacing w:before="320" w:after="140"/>
      </w:pPr>
      <w:bookmarkStart w:id="19" w:name="_Toc237702172"/>
      <w:bookmarkStart w:id="20" w:name="_Toc237702165"/>
      <w:r>
        <w:rPr>
          <w:b/>
          <w:bCs/>
          <w:color w:val="6B5B3E"/>
          <w:sz w:val="30"/>
          <w:szCs w:val="30"/>
        </w:rPr>
        <w:lastRenderedPageBreak/>
        <w:t xml:space="preserve">보너스 실습. Codex로 </w:t>
      </w:r>
      <w:proofErr w:type="spellStart"/>
      <w:r>
        <w:rPr>
          <w:b/>
          <w:bCs/>
          <w:color w:val="6B5B3E"/>
          <w:sz w:val="30"/>
          <w:szCs w:val="30"/>
        </w:rPr>
        <w:t>테트리스</w:t>
      </w:r>
      <w:proofErr w:type="spellEnd"/>
      <w:r>
        <w:rPr>
          <w:b/>
          <w:bCs/>
          <w:color w:val="6B5B3E"/>
          <w:sz w:val="30"/>
          <w:szCs w:val="30"/>
        </w:rPr>
        <w:t xml:space="preserve"> 게임 만들고 GitHub Pages에 배포하기</w:t>
      </w:r>
      <w:bookmarkEnd w:id="19"/>
    </w:p>
    <w:p w14:paraId="680B4BDF" w14:textId="77777777" w:rsidR="00195434" w:rsidRDefault="00195434" w:rsidP="00195434">
      <w:pPr>
        <w:spacing w:after="120"/>
      </w:pPr>
      <w:r>
        <w:t xml:space="preserve">이 장은 별도의 작은 프로젝트입니다. 프로그래밍을 한 번도 해 본 적 없어도, ‘프롬프트를 복사해 붙여넣기’만으로 브라우저에서 동작하는 </w:t>
      </w:r>
      <w:proofErr w:type="spellStart"/>
      <w:r>
        <w:t>테트리스</w:t>
      </w:r>
      <w:proofErr w:type="spellEnd"/>
      <w:r>
        <w:t xml:space="preserve"> 게임을 처음부터 만들고, 인터넷에 무료로 배포하는 것까지 완주하도록 설계했습니다. 여기서는 Codex의 세 가지 사용 방식 중 IDE(VS Code) + CLI 조합을 사용합니다 — 앞 장에서 App을 익혔다면, 이번엔 ‘에디터 안에서 일하는 방식’을 경험해 보는 것입니다. (원하면 Codex App으로 똑같이 진행해도 됩니다.)</w:t>
      </w:r>
    </w:p>
    <w:p w14:paraId="146A96F6" w14:textId="77777777" w:rsidR="00195434" w:rsidRDefault="00195434" w:rsidP="00195434">
      <w:pPr>
        <w:spacing w:after="2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95434" w14:paraId="20F60291" w14:textId="77777777" w:rsidTr="00B23D8F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2E12E3" w14:textId="77777777" w:rsidR="00195434" w:rsidRDefault="00195434" w:rsidP="00B23D8F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이 장을 따라가는 법</w:t>
            </w:r>
          </w:p>
          <w:p w14:paraId="7A977F27" w14:textId="77777777" w:rsidR="00195434" w:rsidRDefault="00195434" w:rsidP="00B23D8F">
            <w:pPr>
              <w:spacing w:line="272" w:lineRule="auto"/>
            </w:pPr>
            <w:r>
              <w:rPr>
                <w:sz w:val="21"/>
                <w:szCs w:val="21"/>
              </w:rPr>
              <w:t>각 ‘프롬프트’ 상자의 내용을 그대로 복사해, VS Code 통합 터미널에서 실행 중인 Codex의 작성 칸에 붙여 넣으세요(승인 모드는 Auto 권장). 결과(diff)는 편집기나 소스 제어 탭에서 검토·수락합니다. 한 번에 완벽하지 않아도 괜찮습니다 — 앞에서 배운 ‘반복 개발’을 그대로 적용합니다.</w:t>
            </w:r>
          </w:p>
        </w:tc>
      </w:tr>
    </w:tbl>
    <w:p w14:paraId="18CD30D9" w14:textId="77777777" w:rsidR="00195434" w:rsidRDefault="00195434" w:rsidP="00195434">
      <w:pPr>
        <w:pStyle w:val="2"/>
        <w:spacing w:before="240" w:after="110"/>
      </w:pPr>
      <w:bookmarkStart w:id="21" w:name="_Toc237702173"/>
      <w:r>
        <w:rPr>
          <w:b/>
          <w:bCs/>
          <w:color w:val="3A3222"/>
          <w:sz w:val="25"/>
          <w:szCs w:val="25"/>
        </w:rPr>
        <w:t>B.1 준비: VS Code로 폴더 열고 Codex 실행하기</w:t>
      </w:r>
      <w:bookmarkEnd w:id="21"/>
    </w:p>
    <w:p w14:paraId="12D7A2D7" w14:textId="77777777" w:rsidR="00195434" w:rsidRDefault="00195434" w:rsidP="00195434">
      <w:pPr>
        <w:spacing w:after="120"/>
      </w:pPr>
      <w:r>
        <w:t>먼저 게임을 만들 빈 폴더를 준비하고, 그 폴더를 VS Code에서 엽니다.</w:t>
      </w:r>
    </w:p>
    <w:p w14:paraId="758ED9CF" w14:textId="77777777" w:rsidR="00195434" w:rsidRDefault="00195434" w:rsidP="00195434">
      <w:pPr>
        <w:spacing w:after="70"/>
        <w:ind w:left="360" w:hanging="300"/>
      </w:pPr>
      <w:r>
        <w:rPr>
          <w:b/>
          <w:bCs/>
          <w:color w:val="6B5B3E"/>
        </w:rPr>
        <w:t xml:space="preserve">1. </w:t>
      </w:r>
      <w:r>
        <w:t xml:space="preserve">작업할 폴더를 만든다(예: </w:t>
      </w:r>
      <w:proofErr w:type="spellStart"/>
      <w:r>
        <w:t>tetris</w:t>
      </w:r>
      <w:proofErr w:type="spellEnd"/>
      <w:r>
        <w:t>-codex). Visual Studio Code에서 File → Open Folder로 그 폴더를 연다.</w:t>
      </w:r>
    </w:p>
    <w:p w14:paraId="0446D3E3" w14:textId="77777777" w:rsidR="00195434" w:rsidRDefault="00195434" w:rsidP="00195434">
      <w:pPr>
        <w:spacing w:after="70"/>
        <w:ind w:left="360" w:hanging="300"/>
      </w:pPr>
      <w:r>
        <w:rPr>
          <w:b/>
          <w:bCs/>
          <w:color w:val="6B5B3E"/>
        </w:rPr>
        <w:t xml:space="preserve">2. </w:t>
      </w:r>
      <w:r>
        <w:t>VS Code 통합 터미널(Ctrl+`)을 연다. 폴더를 이미 열었다면 터미널이 그 폴더에서 열리므로 바로 codex만 입력하면 된다.</w:t>
      </w:r>
    </w:p>
    <w:p w14:paraId="2C3B5E58" w14:textId="77777777" w:rsidR="00195434" w:rsidRDefault="00195434" w:rsidP="00195434">
      <w:pPr>
        <w:spacing w:after="70"/>
        <w:ind w:left="360" w:hanging="300"/>
      </w:pPr>
      <w:r>
        <w:rPr>
          <w:b/>
          <w:bCs/>
          <w:color w:val="6B5B3E"/>
        </w:rPr>
        <w:t xml:space="preserve">3. </w:t>
      </w:r>
      <w:r>
        <w:t>승인 모드를 Auto로 둔다(세션 안에서 /permissions). 셸 실행이 필요할 때 작업 디렉터리 안에서 바로 진행된다.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95434" w14:paraId="599BED72" w14:textId="77777777" w:rsidTr="00B23D8F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9F1641" w14:textId="77777777" w:rsidR="00195434" w:rsidRDefault="00195434" w:rsidP="00B23D8F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VS Code 통합 터미널</w:t>
            </w:r>
          </w:p>
          <w:p w14:paraId="7E25B5F8" w14:textId="77777777" w:rsidR="00195434" w:rsidRDefault="00195434" w:rsidP="00B23D8F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mkdir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tetris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-codex &amp;&amp; cd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tetris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-codex</w:t>
            </w:r>
          </w:p>
          <w:p w14:paraId="07C2DCC4" w14:textId="77777777" w:rsidR="00195434" w:rsidRDefault="00195434" w:rsidP="00B23D8F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codex          # </w:t>
            </w:r>
            <w:r>
              <w:rPr>
                <w:rFonts w:ascii="Consolas" w:hAnsi="Consolas"/>
                <w:sz w:val="19"/>
                <w:szCs w:val="19"/>
              </w:rPr>
              <w:t>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폴더가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디렉터리가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된다</w:t>
            </w:r>
          </w:p>
        </w:tc>
      </w:tr>
      <w:tr w:rsidR="00195434" w14:paraId="21104A5B" w14:textId="77777777" w:rsidTr="00B23D8F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F108A1" w14:textId="77777777" w:rsidR="00195434" w:rsidRDefault="00195434" w:rsidP="00B23D8F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0 — 프로젝트 골격 (Codex 작성 칸에 입력)</w:t>
            </w:r>
          </w:p>
          <w:p w14:paraId="32E4D6A4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lastRenderedPageBreak/>
              <w:t>이 폴더에 순수 HTML/CSS/JavaScript(프레임워크·빌드 도구 없이)로 동작하는</w:t>
            </w:r>
          </w:p>
          <w:p w14:paraId="100B165E" w14:textId="77777777" w:rsidR="00195434" w:rsidRDefault="00195434" w:rsidP="00B23D8F">
            <w:pPr>
              <w:spacing w:after="40" w:line="268" w:lineRule="auto"/>
            </w:pPr>
            <w:proofErr w:type="spellStart"/>
            <w:r>
              <w:rPr>
                <w:sz w:val="21"/>
                <w:szCs w:val="21"/>
              </w:rPr>
              <w:t>테트리스</w:t>
            </w:r>
            <w:proofErr w:type="spellEnd"/>
            <w:r>
              <w:rPr>
                <w:sz w:val="21"/>
                <w:szCs w:val="21"/>
              </w:rPr>
              <w:t xml:space="preserve"> 게임을 만들 거야. 우선 빈 골격만 만들어줘:</w:t>
            </w:r>
          </w:p>
          <w:p w14:paraId="1465BDE3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>index.html(캔버스 포함), style.css, script.js 세 파일.</w:t>
            </w:r>
          </w:p>
          <w:p w14:paraId="1E32679D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index.html을 </w:t>
            </w:r>
            <w:proofErr w:type="spellStart"/>
            <w:r>
              <w:rPr>
                <w:sz w:val="21"/>
                <w:szCs w:val="21"/>
              </w:rPr>
              <w:t>더블클릭하면</w:t>
            </w:r>
            <w:proofErr w:type="spellEnd"/>
            <w:r>
              <w:rPr>
                <w:sz w:val="21"/>
                <w:szCs w:val="21"/>
              </w:rPr>
              <w:t xml:space="preserve"> 브라우저에서 바로 열리게 하고,</w:t>
            </w:r>
          </w:p>
          <w:p w14:paraId="0EBDA3B7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>화면 중앙에 게임 보드 자리(검은 사각형)와 우측에 점수 영역만 먼저 배치해줘.</w:t>
            </w:r>
          </w:p>
          <w:p w14:paraId="1C3E675E" w14:textId="77777777" w:rsidR="00195434" w:rsidRDefault="00195434" w:rsidP="00B23D8F">
            <w:pPr>
              <w:spacing w:line="268" w:lineRule="auto"/>
            </w:pPr>
            <w:r>
              <w:rPr>
                <w:sz w:val="21"/>
                <w:szCs w:val="21"/>
              </w:rPr>
              <w:t>아직 게임 로직은 넣지 마.</w:t>
            </w:r>
          </w:p>
        </w:tc>
      </w:tr>
    </w:tbl>
    <w:p w14:paraId="09014A4C" w14:textId="77777777" w:rsidR="00195434" w:rsidRDefault="00195434" w:rsidP="00195434">
      <w:pPr>
        <w:spacing w:after="120"/>
      </w:pPr>
      <w:r>
        <w:rPr>
          <w:b/>
          <w:bCs/>
        </w:rPr>
        <w:lastRenderedPageBreak/>
        <w:t xml:space="preserve">✔ 확인: </w:t>
      </w:r>
      <w:r>
        <w:t>VS Code 파일 트리에서 index.html을 열어 코드를 확인하고, 브라우저(또는 VS Code의 Live Preview 확장)로 열어 빈 보드와 점수 영역이 보이는지 본다.</w:t>
      </w:r>
    </w:p>
    <w:p w14:paraId="118BF2CB" w14:textId="77777777" w:rsidR="00195434" w:rsidRDefault="00195434" w:rsidP="00195434">
      <w:pPr>
        <w:pStyle w:val="2"/>
        <w:spacing w:before="240" w:after="110"/>
      </w:pPr>
      <w:bookmarkStart w:id="22" w:name="_Toc237702174"/>
      <w:r>
        <w:rPr>
          <w:b/>
          <w:bCs/>
          <w:color w:val="3A3222"/>
          <w:sz w:val="25"/>
          <w:szCs w:val="25"/>
        </w:rPr>
        <w:t>B.2 게임 보드와 블록 렌더링</w:t>
      </w:r>
      <w:bookmarkEnd w:id="22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95434" w14:paraId="01AEEC90" w14:textId="77777777" w:rsidTr="00B23D8F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EE1D87" w14:textId="77777777" w:rsidR="00195434" w:rsidRDefault="00195434" w:rsidP="00B23D8F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프롬프트 1 — 보드 그리드와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테트로미노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 xml:space="preserve"> 정의</w:t>
            </w:r>
          </w:p>
          <w:p w14:paraId="09EF9E56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script.js에 </w:t>
            </w:r>
            <w:proofErr w:type="spellStart"/>
            <w:r>
              <w:rPr>
                <w:sz w:val="21"/>
                <w:szCs w:val="21"/>
              </w:rPr>
              <w:t>테트리스의</w:t>
            </w:r>
            <w:proofErr w:type="spellEnd"/>
            <w:r>
              <w:rPr>
                <w:sz w:val="21"/>
                <w:szCs w:val="21"/>
              </w:rPr>
              <w:t xml:space="preserve"> 핵심 데이터를 구현해줘.</w:t>
            </w:r>
          </w:p>
          <w:p w14:paraId="4899F7FF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>(1) 10×20 칸의 보드 그리드.</w:t>
            </w:r>
          </w:p>
          <w:p w14:paraId="55CBD8AA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(2) 7가지 </w:t>
            </w:r>
            <w:proofErr w:type="spellStart"/>
            <w:r>
              <w:rPr>
                <w:sz w:val="21"/>
                <w:szCs w:val="21"/>
              </w:rPr>
              <w:t>테트로미노</w:t>
            </w:r>
            <w:proofErr w:type="spellEnd"/>
            <w:r>
              <w:rPr>
                <w:sz w:val="21"/>
                <w:szCs w:val="21"/>
              </w:rPr>
              <w:t>(I, O, T, S, Z, J, L)의 모양과 색을 정의.</w:t>
            </w:r>
          </w:p>
          <w:p w14:paraId="0843C23C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>(3) 캔버스에 보드 그리드와 현재 떨어지는 블록을 그리는 draw() 함수.</w:t>
            </w:r>
          </w:p>
          <w:p w14:paraId="2A7F2E6C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>아직 자동 낙하나 키 입력은 넣지 말고,</w:t>
            </w:r>
          </w:p>
          <w:p w14:paraId="6C24A8AB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>화면 맨 위 중앙에 블록 하나가 '</w:t>
            </w:r>
            <w:proofErr w:type="spellStart"/>
            <w:r>
              <w:rPr>
                <w:sz w:val="21"/>
                <w:szCs w:val="21"/>
              </w:rPr>
              <w:t>그려지기만</w:t>
            </w:r>
            <w:proofErr w:type="spellEnd"/>
            <w:r>
              <w:rPr>
                <w:sz w:val="21"/>
                <w:szCs w:val="21"/>
              </w:rPr>
              <w:t>' 하게 해줘.</w:t>
            </w:r>
          </w:p>
          <w:p w14:paraId="5567943E" w14:textId="77777777" w:rsidR="00195434" w:rsidRDefault="00195434" w:rsidP="00B23D8F">
            <w:pPr>
              <w:spacing w:line="268" w:lineRule="auto"/>
            </w:pPr>
            <w:r>
              <w:rPr>
                <w:sz w:val="21"/>
                <w:szCs w:val="21"/>
              </w:rPr>
              <w:t>코드에는 한국어 주석을 충분히 달아줘.</w:t>
            </w:r>
          </w:p>
        </w:tc>
      </w:tr>
    </w:tbl>
    <w:p w14:paraId="2EB60237" w14:textId="77777777" w:rsidR="00195434" w:rsidRDefault="00195434" w:rsidP="00195434">
      <w:pPr>
        <w:spacing w:after="120"/>
      </w:pPr>
      <w:r>
        <w:rPr>
          <w:b/>
          <w:bCs/>
        </w:rPr>
        <w:t xml:space="preserve">✔ 확인: </w:t>
      </w:r>
      <w:proofErr w:type="spellStart"/>
      <w:r>
        <w:t>새로고침하면</w:t>
      </w:r>
      <w:proofErr w:type="spellEnd"/>
      <w:r>
        <w:t xml:space="preserve"> 보드 위쪽에 색깔 블록 하나가 그려진다.</w:t>
      </w:r>
    </w:p>
    <w:p w14:paraId="177FD0C7" w14:textId="77777777" w:rsidR="00195434" w:rsidRDefault="00195434" w:rsidP="00195434">
      <w:pPr>
        <w:pStyle w:val="2"/>
        <w:spacing w:before="240" w:after="110"/>
      </w:pPr>
      <w:bookmarkStart w:id="23" w:name="_Toc237702175"/>
      <w:r>
        <w:rPr>
          <w:b/>
          <w:bCs/>
          <w:color w:val="3A3222"/>
          <w:sz w:val="25"/>
          <w:szCs w:val="25"/>
        </w:rPr>
        <w:t>B.3 낙하 · 충돌 · 조작</w:t>
      </w:r>
      <w:bookmarkEnd w:id="23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95434" w14:paraId="4362DFDE" w14:textId="77777777" w:rsidTr="00B23D8F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790FC7" w14:textId="77777777" w:rsidR="00195434" w:rsidRDefault="00195434" w:rsidP="00B23D8F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2 — 자동 낙하와 충돌 판정</w:t>
            </w:r>
          </w:p>
          <w:p w14:paraId="485F0296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>이제 블록이 일정 간격(약 0.5초)마다 한 칸씩 자동으로 내려오게 해줘.</w:t>
            </w:r>
          </w:p>
          <w:p w14:paraId="7FF2FE4B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>바닥이나 다른 블록에 닿으면 그 자리에 '고정'되고,</w:t>
            </w:r>
          </w:p>
          <w:p w14:paraId="2812803A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>새 블록이 맨 위에서 다시 등장하게 해줘.</w:t>
            </w:r>
          </w:p>
          <w:p w14:paraId="68CE0A02" w14:textId="77777777" w:rsidR="00195434" w:rsidRDefault="00195434" w:rsidP="00B23D8F">
            <w:pPr>
              <w:spacing w:line="268" w:lineRule="auto"/>
            </w:pPr>
            <w:r>
              <w:rPr>
                <w:sz w:val="21"/>
                <w:szCs w:val="21"/>
              </w:rPr>
              <w:t>보드 경계와 다른 블록과의 충돌을 정확히 판정하는 함수를 따로 만들어줘.</w:t>
            </w:r>
          </w:p>
        </w:tc>
      </w:tr>
      <w:tr w:rsidR="00195434" w14:paraId="48FE9E2F" w14:textId="77777777" w:rsidTr="00B23D8F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332C21" w14:textId="77777777" w:rsidR="00195434" w:rsidRDefault="00195434" w:rsidP="00B23D8F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3 — 키보드 조작</w:t>
            </w:r>
          </w:p>
          <w:p w14:paraId="1D30B7B8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>키보드로 조작할 수 있게 해줘. 왼쪽/오른쪽 화살표로 이동,</w:t>
            </w:r>
          </w:p>
          <w:p w14:paraId="7104DD7D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>아래 화살표로 빠른 낙하(soft drop), 위쪽 화살표로 시계방향 회전,</w:t>
            </w:r>
          </w:p>
          <w:p w14:paraId="62B207D5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lastRenderedPageBreak/>
              <w:t>스페이스바로 즉시 하강(hard drop).</w:t>
            </w:r>
          </w:p>
          <w:p w14:paraId="62E3674B" w14:textId="77777777" w:rsidR="00195434" w:rsidRDefault="00195434" w:rsidP="00B23D8F">
            <w:pPr>
              <w:spacing w:line="268" w:lineRule="auto"/>
            </w:pPr>
            <w:r>
              <w:rPr>
                <w:sz w:val="21"/>
                <w:szCs w:val="21"/>
              </w:rPr>
              <w:t>회전 시 벽이나 블록에 막히면 회전이 취소되도록 처리해줘.</w:t>
            </w:r>
          </w:p>
        </w:tc>
      </w:tr>
    </w:tbl>
    <w:p w14:paraId="6B07472A" w14:textId="77777777" w:rsidR="00195434" w:rsidRDefault="00195434" w:rsidP="00195434">
      <w:pPr>
        <w:spacing w:after="120"/>
      </w:pPr>
      <w:r>
        <w:rPr>
          <w:b/>
          <w:bCs/>
        </w:rPr>
        <w:lastRenderedPageBreak/>
        <w:t xml:space="preserve">✔ 확인: </w:t>
      </w:r>
      <w:r>
        <w:t>블록이 스스로 내려오고, 화살표/스페이스로 조작되며, 바닥에서 고정된 뒤 새 블록이 나온다.</w:t>
      </w:r>
    </w:p>
    <w:p w14:paraId="11420B26" w14:textId="77777777" w:rsidR="00195434" w:rsidRDefault="00195434" w:rsidP="00195434">
      <w:pPr>
        <w:pStyle w:val="2"/>
        <w:spacing w:before="240" w:after="110"/>
      </w:pPr>
      <w:bookmarkStart w:id="24" w:name="_Toc237702176"/>
      <w:r>
        <w:rPr>
          <w:b/>
          <w:bCs/>
          <w:color w:val="3A3222"/>
          <w:sz w:val="25"/>
          <w:szCs w:val="25"/>
        </w:rPr>
        <w:t>B.4 줄 삭제 · 점수 · 게임 오버</w:t>
      </w:r>
      <w:bookmarkEnd w:id="24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95434" w14:paraId="2797C286" w14:textId="77777777" w:rsidTr="00B23D8F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B27212" w14:textId="77777777" w:rsidR="00195434" w:rsidRDefault="00195434" w:rsidP="00B23D8F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4 — 라인 클리어와 점수</w:t>
            </w:r>
          </w:p>
          <w:p w14:paraId="31CED809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>한 줄이 가득 차면 그 줄을 삭제하고 위의 블록들을 한 칸씩 내려줘.</w:t>
            </w:r>
          </w:p>
          <w:p w14:paraId="67428D49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>동시에 여러 줄이 지워질 수 있게 처리하고,</w:t>
            </w:r>
          </w:p>
          <w:p w14:paraId="7F331650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>지운 줄 수에 따라 점수를 더해줘(1줄=100, 2줄=300, 3줄=500, 4줄=800).</w:t>
            </w:r>
          </w:p>
          <w:p w14:paraId="65EBF15F" w14:textId="77777777" w:rsidR="00195434" w:rsidRDefault="00195434" w:rsidP="00B23D8F">
            <w:pPr>
              <w:spacing w:line="268" w:lineRule="auto"/>
            </w:pPr>
            <w:r>
              <w:rPr>
                <w:sz w:val="21"/>
                <w:szCs w:val="21"/>
              </w:rPr>
              <w:t>점수는 우측 점수 영역에 실시간으로 표시해줘.</w:t>
            </w:r>
          </w:p>
        </w:tc>
      </w:tr>
      <w:tr w:rsidR="00195434" w14:paraId="680D0067" w14:textId="77777777" w:rsidTr="00B23D8F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0E4F92" w14:textId="77777777" w:rsidR="00195434" w:rsidRDefault="00195434" w:rsidP="00B23D8F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5 — 게임 오버와 다시 시작</w:t>
            </w:r>
          </w:p>
          <w:p w14:paraId="340F530E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>새 블록이 등장할 공간이 없으면 '게임 오버'</w:t>
            </w:r>
            <w:proofErr w:type="spellStart"/>
            <w:r>
              <w:rPr>
                <w:sz w:val="21"/>
                <w:szCs w:val="21"/>
              </w:rPr>
              <w:t>를</w:t>
            </w:r>
            <w:proofErr w:type="spellEnd"/>
            <w:r>
              <w:rPr>
                <w:sz w:val="21"/>
                <w:szCs w:val="21"/>
              </w:rPr>
              <w:t xml:space="preserve"> 표시하고 낙하를 멈춰줘.</w:t>
            </w:r>
          </w:p>
          <w:p w14:paraId="4AF210B5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>화면에 '다시 시작' 버튼을 두어, 누르면 보드와 점수가 초기화되고</w:t>
            </w:r>
          </w:p>
          <w:p w14:paraId="4377DAAD" w14:textId="77777777" w:rsidR="00195434" w:rsidRDefault="00195434" w:rsidP="00B23D8F">
            <w:pPr>
              <w:spacing w:line="268" w:lineRule="auto"/>
            </w:pPr>
            <w:r>
              <w:rPr>
                <w:sz w:val="21"/>
                <w:szCs w:val="21"/>
              </w:rPr>
              <w:t>게임이 새로 시작되게 해줘.</w:t>
            </w:r>
          </w:p>
        </w:tc>
      </w:tr>
      <w:tr w:rsidR="00195434" w14:paraId="10C73B2E" w14:textId="77777777" w:rsidTr="00B23D8F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D55C4A" w14:textId="77777777" w:rsidR="00195434" w:rsidRDefault="00195434" w:rsidP="00B23D8F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6 — 다듬기(선택)</w:t>
            </w:r>
          </w:p>
          <w:p w14:paraId="754259CC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>다음 블록 미리보기(next) 영역을 추가하고,</w:t>
            </w:r>
          </w:p>
          <w:p w14:paraId="0D7BDBED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>레벨 개념을 넣어 점수가 오를수록 낙하 속도가 조금씩 빨라지게 해줘.</w:t>
            </w:r>
          </w:p>
          <w:p w14:paraId="63B0CD77" w14:textId="77777777" w:rsidR="00195434" w:rsidRDefault="00195434" w:rsidP="00B23D8F">
            <w:pPr>
              <w:spacing w:line="268" w:lineRule="auto"/>
            </w:pPr>
            <w:r>
              <w:rPr>
                <w:sz w:val="21"/>
                <w:szCs w:val="21"/>
              </w:rPr>
              <w:t>모바일도 고려해 화면 크기에 맞춰 캔버스가 반응형으로 보이게 CSS를 다듬어줘.</w:t>
            </w:r>
          </w:p>
        </w:tc>
      </w:tr>
    </w:tbl>
    <w:p w14:paraId="46360B3C" w14:textId="77777777" w:rsidR="00195434" w:rsidRDefault="00195434" w:rsidP="00195434">
      <w:pPr>
        <w:spacing w:after="3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95434" w14:paraId="4981CA7D" w14:textId="77777777" w:rsidTr="00B23D8F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59C721" w14:textId="77777777" w:rsidR="00195434" w:rsidRDefault="00195434" w:rsidP="00B23D8F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문제가 생기면 — 디버깅 프롬프트</w:t>
            </w:r>
          </w:p>
          <w:p w14:paraId="6938F7A8" w14:textId="77777777" w:rsidR="00195434" w:rsidRDefault="00195434" w:rsidP="00B23D8F">
            <w:pPr>
              <w:spacing w:line="272" w:lineRule="auto"/>
            </w:pPr>
            <w:r>
              <w:rPr>
                <w:sz w:val="21"/>
                <w:szCs w:val="21"/>
              </w:rPr>
              <w:t>증상을 구체적으로 적을수록 잘 고칩니다. 예) “블록이 회전할 때 가끔 벽을 뚫고 나가. 회전 후 좌표가 보드 경계를 벗어나면 회전을 되돌리도록 충돌 판정을 점검하고 고쳐줘.”</w:t>
            </w:r>
          </w:p>
        </w:tc>
      </w:tr>
    </w:tbl>
    <w:p w14:paraId="1341EAD0" w14:textId="77777777" w:rsidR="00195434" w:rsidRDefault="00195434" w:rsidP="00195434">
      <w:pPr>
        <w:pStyle w:val="2"/>
        <w:spacing w:before="240" w:after="110"/>
      </w:pPr>
      <w:bookmarkStart w:id="25" w:name="_Toc237702177"/>
      <w:r>
        <w:rPr>
          <w:b/>
          <w:bCs/>
          <w:color w:val="3A3222"/>
          <w:sz w:val="25"/>
          <w:szCs w:val="25"/>
        </w:rPr>
        <w:t>B.5 실행과 테스트</w:t>
      </w:r>
      <w:bookmarkEnd w:id="25"/>
    </w:p>
    <w:p w14:paraId="62D9F963" w14:textId="77777777" w:rsidR="00195434" w:rsidRDefault="00195434" w:rsidP="00195434">
      <w:pPr>
        <w:spacing w:after="120"/>
      </w:pPr>
      <w:r>
        <w:t xml:space="preserve">가장 간단한 실행은 index.html을 </w:t>
      </w:r>
      <w:proofErr w:type="spellStart"/>
      <w:r>
        <w:t>더블클릭해</w:t>
      </w:r>
      <w:proofErr w:type="spellEnd"/>
      <w:r>
        <w:t xml:space="preserve"> 브라우저로 여는 것입니다. 다만 일부 브라우저 보안 정책 때문에 ‘로컬 서버’로 여는 편이 더 안정적입니다. (VS Code에 Live Server나 Live Preview 확장을 설치하면 index.html에서 </w:t>
      </w:r>
      <w:proofErr w:type="spellStart"/>
      <w:r>
        <w:t>우클릭</w:t>
      </w:r>
      <w:proofErr w:type="spellEnd"/>
      <w:r>
        <w:t xml:space="preserve"> 한 번으로 자동 </w:t>
      </w:r>
      <w:proofErr w:type="spellStart"/>
      <w:r>
        <w:t>새로고침</w:t>
      </w:r>
      <w:proofErr w:type="spellEnd"/>
      <w:r>
        <w:t xml:space="preserve"> 미리보기를 띄울 수 있습니다.)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95434" w14:paraId="4AF393DB" w14:textId="77777777" w:rsidTr="00B23D8F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414446" w14:textId="77777777" w:rsidR="00195434" w:rsidRDefault="00195434" w:rsidP="00B23D8F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lastRenderedPageBreak/>
              <w:t>로컬 서버로 열기 (터미널)</w:t>
            </w:r>
          </w:p>
          <w:p w14:paraId="65E50E30" w14:textId="77777777" w:rsidR="00195434" w:rsidRDefault="00195434" w:rsidP="00B23D8F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 Python</w:t>
            </w:r>
            <w:r>
              <w:rPr>
                <w:rFonts w:ascii="Consolas" w:hAnsi="Consolas"/>
                <w:sz w:val="19"/>
                <w:szCs w:val="19"/>
              </w:rPr>
              <w:t>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있으면</w:t>
            </w:r>
            <w:r>
              <w:rPr>
                <w:rFonts w:ascii="Consolas" w:hAnsi="Consolas"/>
                <w:sz w:val="19"/>
                <w:szCs w:val="19"/>
              </w:rPr>
              <w:t>(</w:t>
            </w:r>
            <w:r>
              <w:rPr>
                <w:rFonts w:ascii="Consolas" w:hAnsi="Consolas"/>
                <w:sz w:val="19"/>
                <w:szCs w:val="19"/>
              </w:rPr>
              <w:t>대부분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기본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탑재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1F5E42B2" w14:textId="77777777" w:rsidR="00195434" w:rsidRDefault="00195434" w:rsidP="00B23D8F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python3 -m </w:t>
            </w:r>
            <w:proofErr w:type="spellStart"/>
            <w:proofErr w:type="gramStart"/>
            <w:r>
              <w:rPr>
                <w:rFonts w:ascii="Consolas" w:hAnsi="Consolas"/>
                <w:sz w:val="19"/>
                <w:szCs w:val="19"/>
              </w:rPr>
              <w:t>http.server</w:t>
            </w:r>
            <w:proofErr w:type="spellEnd"/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8000</w:t>
            </w:r>
          </w:p>
          <w:p w14:paraId="7E3178C8" w14:textId="77777777" w:rsidR="00195434" w:rsidRDefault="00195434" w:rsidP="00B23D8F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브라우저에서</w:t>
            </w:r>
            <w:r>
              <w:rPr>
                <w:rFonts w:ascii="Consolas" w:hAnsi="Consolas"/>
                <w:sz w:val="19"/>
                <w:szCs w:val="19"/>
              </w:rPr>
              <w:t xml:space="preserve"> http://localhost:8000 </w:t>
            </w:r>
            <w:r>
              <w:rPr>
                <w:rFonts w:ascii="Consolas" w:hAnsi="Consolas"/>
                <w:sz w:val="19"/>
                <w:szCs w:val="19"/>
              </w:rPr>
              <w:t>접속</w:t>
            </w:r>
          </w:p>
        </w:tc>
      </w:tr>
      <w:tr w:rsidR="00195434" w14:paraId="3E4E9982" w14:textId="77777777" w:rsidTr="00B23D8F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7C147E" w14:textId="77777777" w:rsidR="00195434" w:rsidRDefault="00195434" w:rsidP="00B23D8F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7 — 테스트 시나리오 점검</w:t>
            </w:r>
          </w:p>
          <w:p w14:paraId="1C2B211C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>다음을 직접 점검하고, 안 되는 항목이 있으면 원인을 찾아 고쳐줘:</w:t>
            </w:r>
          </w:p>
          <w:p w14:paraId="3DA1E20C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(1) 블록이 7종 모두 </w:t>
            </w:r>
            <w:proofErr w:type="gramStart"/>
            <w:r>
              <w:rPr>
                <w:sz w:val="21"/>
                <w:szCs w:val="21"/>
              </w:rPr>
              <w:t>나오는가</w:t>
            </w:r>
            <w:proofErr w:type="gramEnd"/>
          </w:p>
          <w:p w14:paraId="0669CD04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(2) 좌우 이동·회전·하강이 모두 </w:t>
            </w:r>
            <w:proofErr w:type="gramStart"/>
            <w:r>
              <w:rPr>
                <w:sz w:val="21"/>
                <w:szCs w:val="21"/>
              </w:rPr>
              <w:t>되는가</w:t>
            </w:r>
            <w:proofErr w:type="gramEnd"/>
          </w:p>
          <w:p w14:paraId="23EAC016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(3) 줄이 가득 차면 삭제되고 점수가 </w:t>
            </w:r>
            <w:proofErr w:type="gramStart"/>
            <w:r>
              <w:rPr>
                <w:sz w:val="21"/>
                <w:szCs w:val="21"/>
              </w:rPr>
              <w:t>오르는가</w:t>
            </w:r>
            <w:proofErr w:type="gramEnd"/>
          </w:p>
          <w:p w14:paraId="7FD7D737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>(4) 4줄 동시 삭제 점수가 800</w:t>
            </w:r>
            <w:proofErr w:type="gramStart"/>
            <w:r>
              <w:rPr>
                <w:sz w:val="21"/>
                <w:szCs w:val="21"/>
              </w:rPr>
              <w:t>인가</w:t>
            </w:r>
            <w:proofErr w:type="gramEnd"/>
          </w:p>
          <w:p w14:paraId="16686746" w14:textId="77777777" w:rsidR="00195434" w:rsidRDefault="00195434" w:rsidP="00B23D8F">
            <w:pPr>
              <w:spacing w:line="268" w:lineRule="auto"/>
            </w:pPr>
            <w:r>
              <w:rPr>
                <w:sz w:val="21"/>
                <w:szCs w:val="21"/>
              </w:rPr>
              <w:t>(5) 게임 오버 후 다시 시작이 정상 동작하는가.</w:t>
            </w:r>
          </w:p>
        </w:tc>
      </w:tr>
    </w:tbl>
    <w:p w14:paraId="6863E917" w14:textId="77777777" w:rsidR="00195434" w:rsidRDefault="00195434" w:rsidP="00195434">
      <w:pPr>
        <w:pStyle w:val="2"/>
        <w:spacing w:before="240" w:after="110"/>
      </w:pPr>
      <w:bookmarkStart w:id="26" w:name="_Toc237702178"/>
      <w:r>
        <w:rPr>
          <w:b/>
          <w:bCs/>
          <w:color w:val="3A3222"/>
          <w:sz w:val="25"/>
          <w:szCs w:val="25"/>
        </w:rPr>
        <w:t>B.6 Git으로 기록하고 GitHub에 올리기</w:t>
      </w:r>
      <w:bookmarkEnd w:id="26"/>
    </w:p>
    <w:p w14:paraId="5BF20187" w14:textId="77777777" w:rsidR="00195434" w:rsidRDefault="00195434" w:rsidP="00195434">
      <w:pPr>
        <w:spacing w:after="120"/>
      </w:pPr>
      <w:r>
        <w:t>코드가 동작하면 버전을 기록(commit)하고 원격 저장소(GitHub)에 올립니다. VS Code는 왼쪽 ‘소스 제어(Source Control)’ 패널에서 변경 파일·</w:t>
      </w:r>
      <w:proofErr w:type="spellStart"/>
      <w:r>
        <w:t>스테이징</w:t>
      </w:r>
      <w:proofErr w:type="spellEnd"/>
      <w:r>
        <w:t>·</w:t>
      </w:r>
      <w:proofErr w:type="spellStart"/>
      <w:r>
        <w:t>커밋</w:t>
      </w:r>
      <w:proofErr w:type="spellEnd"/>
      <w:r>
        <w:t>·</w:t>
      </w:r>
      <w:proofErr w:type="spellStart"/>
      <w:r>
        <w:t>푸시를</w:t>
      </w:r>
      <w:proofErr w:type="spellEnd"/>
      <w:r>
        <w:t xml:space="preserve"> 버튼으로 처리할 수 있어, 명령어가 익숙하지 않아도 따라갈 수 있습니다. Git이 처음이라면 세 단어만 기억하세요: 저장소(repo)=버전 관리 단위, </w:t>
      </w:r>
      <w:proofErr w:type="spellStart"/>
      <w:r>
        <w:t>커밋</w:t>
      </w:r>
      <w:proofErr w:type="spellEnd"/>
      <w:r>
        <w:t>(commit)=변경 스냅샷, 푸시(push)=GitHub로 전송.</w:t>
      </w:r>
    </w:p>
    <w:p w14:paraId="6E3180A4" w14:textId="77777777" w:rsidR="00195434" w:rsidRDefault="00195434" w:rsidP="00195434">
      <w:pPr>
        <w:pStyle w:val="3"/>
        <w:spacing w:before="180" w:after="90"/>
      </w:pPr>
      <w:bookmarkStart w:id="27" w:name="_Toc237702179"/>
      <w:r>
        <w:rPr>
          <w:b/>
          <w:bCs/>
          <w:color w:val="4A4030"/>
          <w:sz w:val="23"/>
          <w:szCs w:val="23"/>
        </w:rPr>
        <w:t>B.6.1 사전 준비</w:t>
      </w:r>
      <w:bookmarkEnd w:id="27"/>
    </w:p>
    <w:p w14:paraId="7C21034B" w14:textId="77777777" w:rsidR="00195434" w:rsidRDefault="00195434" w:rsidP="00195434">
      <w:pPr>
        <w:pStyle w:val="a4"/>
        <w:numPr>
          <w:ilvl w:val="0"/>
          <w:numId w:val="2"/>
        </w:numPr>
        <w:spacing w:after="60"/>
      </w:pPr>
      <w:r>
        <w:t>github.com에서 계정을 만들고 로그인한다.</w:t>
      </w:r>
    </w:p>
    <w:p w14:paraId="19884DDB" w14:textId="77777777" w:rsidR="00195434" w:rsidRDefault="00195434" w:rsidP="00195434">
      <w:pPr>
        <w:pStyle w:val="a4"/>
        <w:numPr>
          <w:ilvl w:val="0"/>
          <w:numId w:val="2"/>
        </w:numPr>
        <w:spacing w:after="60"/>
      </w:pPr>
      <w:r>
        <w:t>Git이 설치돼 있는지 확인한다(터미널에 git --version). 없으면 git-scm.com에서 설치.</w:t>
      </w:r>
    </w:p>
    <w:p w14:paraId="1D1F9CE8" w14:textId="77777777" w:rsidR="00195434" w:rsidRDefault="00195434" w:rsidP="00195434">
      <w:pPr>
        <w:pStyle w:val="a4"/>
        <w:numPr>
          <w:ilvl w:val="0"/>
          <w:numId w:val="2"/>
        </w:numPr>
        <w:spacing w:after="60"/>
      </w:pPr>
      <w:r>
        <w:t xml:space="preserve">GitHub CLI(권장): cli.github.com에서 </w:t>
      </w:r>
      <w:proofErr w:type="spellStart"/>
      <w:r>
        <w:t>gh</w:t>
      </w:r>
      <w:proofErr w:type="spellEnd"/>
      <w:r>
        <w:t xml:space="preserve">를 설치하면 인증·저장소 생성이 쉽다. 설치 후 </w:t>
      </w:r>
      <w:proofErr w:type="spellStart"/>
      <w:r>
        <w:t>gh</w:t>
      </w:r>
      <w:proofErr w:type="spellEnd"/>
      <w:r>
        <w:t xml:space="preserve"> auth login으로 1회 인증.</w:t>
      </w:r>
    </w:p>
    <w:p w14:paraId="60D33BA8" w14:textId="77777777" w:rsidR="00195434" w:rsidRDefault="00195434" w:rsidP="00195434">
      <w:pPr>
        <w:pStyle w:val="3"/>
        <w:spacing w:before="180" w:after="90"/>
      </w:pPr>
      <w:bookmarkStart w:id="28" w:name="_Toc237702180"/>
      <w:r>
        <w:rPr>
          <w:b/>
          <w:bCs/>
          <w:color w:val="4A4030"/>
          <w:sz w:val="23"/>
          <w:szCs w:val="23"/>
        </w:rPr>
        <w:t>B.6.2 방법 A — GitHub CLI로 한 번에 (권장)</w:t>
      </w:r>
      <w:bookmarkEnd w:id="28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95434" w14:paraId="565FE6C2" w14:textId="77777777" w:rsidTr="00B23D8F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A491E5" w14:textId="77777777" w:rsidR="00195434" w:rsidRDefault="00195434" w:rsidP="00B23D8F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프롬프트 8 — Git </w:t>
            </w:r>
            <w:proofErr w:type="gramStart"/>
            <w:r>
              <w:rPr>
                <w:b/>
                <w:bCs/>
                <w:color w:val="2B2B2B"/>
                <w:sz w:val="21"/>
                <w:szCs w:val="21"/>
              </w:rPr>
              <w:t>초기화와 .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gitignore</w:t>
            </w:r>
            <w:proofErr w:type="spellEnd"/>
            <w:proofErr w:type="gramEnd"/>
          </w:p>
          <w:p w14:paraId="1E7DCD51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>이 프로젝트를 Git 저장소로 초기화하고, OS·에디터 임시 파일을 무시하는</w:t>
            </w:r>
          </w:p>
          <w:p w14:paraId="5B3A6F12" w14:textId="77777777" w:rsidR="00195434" w:rsidRDefault="00195434" w:rsidP="00B23D8F">
            <w:pPr>
              <w:spacing w:after="40" w:line="268" w:lineRule="auto"/>
            </w:pPr>
            <w:proofErr w:type="gramStart"/>
            <w:r>
              <w:rPr>
                <w:sz w:val="21"/>
                <w:szCs w:val="21"/>
              </w:rPr>
              <w:t>.</w:t>
            </w:r>
            <w:proofErr w:type="spellStart"/>
            <w:r>
              <w:rPr>
                <w:sz w:val="21"/>
                <w:szCs w:val="21"/>
              </w:rPr>
              <w:t>gitignore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를 만들어줘. 그리고 첫 </w:t>
            </w:r>
            <w:proofErr w:type="spellStart"/>
            <w:r>
              <w:rPr>
                <w:sz w:val="21"/>
                <w:szCs w:val="21"/>
              </w:rPr>
              <w:t>커밋을</w:t>
            </w:r>
            <w:proofErr w:type="spellEnd"/>
            <w:r>
              <w:rPr>
                <w:sz w:val="21"/>
                <w:szCs w:val="21"/>
              </w:rPr>
              <w:t xml:space="preserve"> 'feat: </w:t>
            </w:r>
            <w:proofErr w:type="spellStart"/>
            <w:r>
              <w:rPr>
                <w:sz w:val="21"/>
                <w:szCs w:val="21"/>
              </w:rPr>
              <w:t>테트리스</w:t>
            </w:r>
            <w:proofErr w:type="spellEnd"/>
            <w:r>
              <w:rPr>
                <w:sz w:val="21"/>
                <w:szCs w:val="21"/>
              </w:rPr>
              <w:t xml:space="preserve"> 게임 초기 버전'</w:t>
            </w:r>
          </w:p>
          <w:p w14:paraId="6BC3ECCA" w14:textId="77777777" w:rsidR="00195434" w:rsidRDefault="00195434" w:rsidP="00B23D8F">
            <w:pPr>
              <w:spacing w:line="268" w:lineRule="auto"/>
            </w:pPr>
            <w:r>
              <w:rPr>
                <w:sz w:val="21"/>
                <w:szCs w:val="21"/>
              </w:rPr>
              <w:t>메시지로 만들어줘. 터미널 명령을 실행하기 전에 무엇을 할지 먼저 한국어로 설명해줘.</w:t>
            </w:r>
          </w:p>
        </w:tc>
      </w:tr>
      <w:tr w:rsidR="00195434" w14:paraId="38AF7C6E" w14:textId="77777777" w:rsidTr="00B23D8F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24978A" w14:textId="77777777" w:rsidR="00195434" w:rsidRDefault="00195434" w:rsidP="00B23D8F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lastRenderedPageBreak/>
              <w:t>터미널 (Codex가 실행하거나 직접 입력)</w:t>
            </w:r>
          </w:p>
          <w:p w14:paraId="6ED654A8" w14:textId="77777777" w:rsidR="00195434" w:rsidRDefault="00195434" w:rsidP="00B23D8F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git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init</w:t>
            </w:r>
            <w:proofErr w:type="spellEnd"/>
          </w:p>
          <w:p w14:paraId="2F7AB4D5" w14:textId="77777777" w:rsidR="00195434" w:rsidRDefault="00195434" w:rsidP="00B23D8F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git add -A</w:t>
            </w:r>
          </w:p>
          <w:p w14:paraId="11781657" w14:textId="77777777" w:rsidR="00195434" w:rsidRDefault="00195434" w:rsidP="00B23D8F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git commit -m "feat: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테트리스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게임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초기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버전</w:t>
            </w:r>
            <w:r>
              <w:rPr>
                <w:rFonts w:ascii="Consolas" w:hAnsi="Consolas"/>
                <w:sz w:val="19"/>
                <w:szCs w:val="19"/>
              </w:rPr>
              <w:t>"</w:t>
            </w:r>
          </w:p>
          <w:p w14:paraId="46FDBB9B" w14:textId="77777777" w:rsidR="00195434" w:rsidRDefault="00195434" w:rsidP="00B23D8F">
            <w:pPr>
              <w:spacing w:after="20" w:line="268" w:lineRule="auto"/>
            </w:pPr>
          </w:p>
          <w:p w14:paraId="0F130566" w14:textId="77777777" w:rsidR="00195434" w:rsidRDefault="00195434" w:rsidP="00B23D8F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 GitHub</w:t>
            </w:r>
            <w:r>
              <w:rPr>
                <w:rFonts w:ascii="Consolas" w:hAnsi="Consolas"/>
                <w:sz w:val="19"/>
                <w:szCs w:val="19"/>
              </w:rPr>
              <w:t>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새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저장소를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만들고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그대로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업로드</w:t>
            </w:r>
            <w:r>
              <w:rPr>
                <w:rFonts w:ascii="Consolas" w:hAnsi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/>
                <w:sz w:val="19"/>
                <w:szCs w:val="19"/>
              </w:rPr>
              <w:t>공개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저장소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67C2D698" w14:textId="77777777" w:rsidR="00195434" w:rsidRDefault="00195434" w:rsidP="00B23D8F">
            <w:pPr>
              <w:spacing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gh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repo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create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tetris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-codex --public --source=. --remote=origin --push</w:t>
            </w:r>
          </w:p>
        </w:tc>
      </w:tr>
    </w:tbl>
    <w:p w14:paraId="3F45616D" w14:textId="77777777" w:rsidR="00195434" w:rsidRDefault="00195434" w:rsidP="00195434">
      <w:pPr>
        <w:spacing w:after="120"/>
      </w:pPr>
      <w:r>
        <w:t>위 한 줄(</w:t>
      </w:r>
      <w:proofErr w:type="spellStart"/>
      <w:r>
        <w:t>gh</w:t>
      </w:r>
      <w:proofErr w:type="spellEnd"/>
      <w:r>
        <w:t xml:space="preserve"> repo create … --push)이 저장소 생성·연결·업로드를 한꺼번에 처리합니다.</w:t>
      </w:r>
    </w:p>
    <w:p w14:paraId="63B767CA" w14:textId="77777777" w:rsidR="00195434" w:rsidRDefault="00195434" w:rsidP="00195434">
      <w:pPr>
        <w:pStyle w:val="3"/>
        <w:spacing w:before="180" w:after="90"/>
      </w:pPr>
      <w:bookmarkStart w:id="29" w:name="_Toc237702181"/>
      <w:r>
        <w:rPr>
          <w:b/>
          <w:bCs/>
          <w:color w:val="4A4030"/>
          <w:sz w:val="23"/>
          <w:szCs w:val="23"/>
        </w:rPr>
        <w:t>B.6.3 방법 B — 웹에서 빈 저장소를 먼저 만들 때</w:t>
      </w:r>
      <w:bookmarkEnd w:id="29"/>
    </w:p>
    <w:p w14:paraId="0E159E62" w14:textId="77777777" w:rsidR="00195434" w:rsidRDefault="00195434" w:rsidP="00195434">
      <w:pPr>
        <w:pStyle w:val="a4"/>
        <w:numPr>
          <w:ilvl w:val="0"/>
          <w:numId w:val="2"/>
        </w:numPr>
        <w:spacing w:after="60"/>
      </w:pPr>
      <w:r>
        <w:t>github.com → New repository → 이름(</w:t>
      </w:r>
      <w:proofErr w:type="spellStart"/>
      <w:r>
        <w:t>tetris</w:t>
      </w:r>
      <w:proofErr w:type="spellEnd"/>
      <w:r>
        <w:t>-codex) 입력 → Create(README는 추가하지 않음).</w:t>
      </w:r>
    </w:p>
    <w:p w14:paraId="6E69BB96" w14:textId="77777777" w:rsidR="00195434" w:rsidRDefault="00195434" w:rsidP="00195434">
      <w:pPr>
        <w:pStyle w:val="a4"/>
        <w:numPr>
          <w:ilvl w:val="0"/>
          <w:numId w:val="2"/>
        </w:numPr>
        <w:spacing w:after="60"/>
      </w:pPr>
      <w:r>
        <w:t>생성 화면에 나오는 원격 주소를 복사한 뒤 아래를 실행한다.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95434" w14:paraId="483B9621" w14:textId="77777777" w:rsidTr="00B23D8F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4E6D37" w14:textId="77777777" w:rsidR="00195434" w:rsidRDefault="00195434" w:rsidP="00B23D8F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터미널</w:t>
            </w:r>
          </w:p>
          <w:p w14:paraId="00C0BD69" w14:textId="77777777" w:rsidR="00195434" w:rsidRDefault="00195434" w:rsidP="00B23D8F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git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init</w:t>
            </w:r>
            <w:proofErr w:type="spellEnd"/>
          </w:p>
          <w:p w14:paraId="7D2F243B" w14:textId="77777777" w:rsidR="00195434" w:rsidRDefault="00195434" w:rsidP="00B23D8F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git add -A</w:t>
            </w:r>
          </w:p>
          <w:p w14:paraId="148DE964" w14:textId="77777777" w:rsidR="00195434" w:rsidRDefault="00195434" w:rsidP="00B23D8F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git commit -m "feat: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테트리스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게임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초기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버전</w:t>
            </w:r>
            <w:r>
              <w:rPr>
                <w:rFonts w:ascii="Consolas" w:hAnsi="Consolas"/>
                <w:sz w:val="19"/>
                <w:szCs w:val="19"/>
              </w:rPr>
              <w:t>"</w:t>
            </w:r>
          </w:p>
          <w:p w14:paraId="233F6D62" w14:textId="77777777" w:rsidR="00195434" w:rsidRDefault="00195434" w:rsidP="00B23D8F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git branch -M main</w:t>
            </w:r>
          </w:p>
          <w:p w14:paraId="53540A17" w14:textId="77777777" w:rsidR="00195434" w:rsidRDefault="00195434" w:rsidP="00B23D8F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git remote add origin https://github.com/&lt;</w:t>
            </w:r>
            <w:r>
              <w:rPr>
                <w:rFonts w:ascii="Consolas" w:hAnsi="Consolas"/>
                <w:sz w:val="19"/>
                <w:szCs w:val="19"/>
              </w:rPr>
              <w:t>사용자명</w:t>
            </w:r>
            <w:r>
              <w:rPr>
                <w:rFonts w:ascii="Consolas" w:hAnsi="Consolas"/>
                <w:sz w:val="19"/>
                <w:szCs w:val="19"/>
              </w:rPr>
              <w:t>&gt;/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tetris-codex.git</w:t>
            </w:r>
            <w:proofErr w:type="spellEnd"/>
          </w:p>
          <w:p w14:paraId="5A13E4C1" w14:textId="77777777" w:rsidR="00195434" w:rsidRDefault="00195434" w:rsidP="00B23D8F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git push -u origin main</w:t>
            </w:r>
          </w:p>
        </w:tc>
      </w:tr>
    </w:tbl>
    <w:p w14:paraId="30FB5DE9" w14:textId="77777777" w:rsidR="00195434" w:rsidRDefault="00195434" w:rsidP="00195434">
      <w:pPr>
        <w:spacing w:after="2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95434" w14:paraId="5A634315" w14:textId="77777777" w:rsidTr="00B23D8F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4E7907" w14:textId="77777777" w:rsidR="00195434" w:rsidRDefault="00195434" w:rsidP="00B23D8F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인증 팁</w:t>
            </w:r>
          </w:p>
          <w:p w14:paraId="7B85E305" w14:textId="77777777" w:rsidR="00195434" w:rsidRDefault="00195434" w:rsidP="00B23D8F">
            <w:pPr>
              <w:spacing w:line="272" w:lineRule="auto"/>
            </w:pPr>
            <w:r>
              <w:rPr>
                <w:sz w:val="21"/>
                <w:szCs w:val="21"/>
              </w:rPr>
              <w:t xml:space="preserve">github.com이 비밀번호 대신 ‘토큰’을 요구하면, GitHub의 Settings → Developer settings → Personal access tokens에서 토큰을 발급해 비밀번호 자리에 입력합니다. </w:t>
            </w:r>
            <w:proofErr w:type="spellStart"/>
            <w:r>
              <w:rPr>
                <w:sz w:val="21"/>
                <w:szCs w:val="21"/>
              </w:rPr>
              <w:t>gh</w:t>
            </w:r>
            <w:proofErr w:type="spellEnd"/>
            <w:r>
              <w:rPr>
                <w:sz w:val="21"/>
                <w:szCs w:val="21"/>
              </w:rPr>
              <w:t>를 쓰면 이 과정을 자동 처리하므로 입문자에게는 방법 A를 권합니다.</w:t>
            </w:r>
          </w:p>
        </w:tc>
      </w:tr>
    </w:tbl>
    <w:p w14:paraId="2D1157AB" w14:textId="77777777" w:rsidR="00195434" w:rsidRDefault="00195434" w:rsidP="00195434">
      <w:pPr>
        <w:pStyle w:val="2"/>
        <w:spacing w:before="240" w:after="110"/>
      </w:pPr>
      <w:bookmarkStart w:id="30" w:name="_Toc237702182"/>
      <w:r>
        <w:rPr>
          <w:b/>
          <w:bCs/>
          <w:color w:val="3A3222"/>
          <w:sz w:val="25"/>
          <w:szCs w:val="25"/>
        </w:rPr>
        <w:t>B.7 GitHub Pages로 배포(누구나 접속하는 링크 만들기)</w:t>
      </w:r>
      <w:bookmarkEnd w:id="30"/>
    </w:p>
    <w:p w14:paraId="0D5D0933" w14:textId="77777777" w:rsidR="00195434" w:rsidRDefault="00195434" w:rsidP="00195434">
      <w:pPr>
        <w:spacing w:after="120"/>
      </w:pPr>
      <w:r>
        <w:t>정적 파일(HTML/CSS/JS)이므로 GitHub Pages로 무료 배포할 수 있습니다.</w:t>
      </w:r>
    </w:p>
    <w:p w14:paraId="4536A758" w14:textId="77777777" w:rsidR="00195434" w:rsidRDefault="00195434" w:rsidP="00195434">
      <w:pPr>
        <w:spacing w:after="70"/>
        <w:ind w:left="360" w:hanging="300"/>
      </w:pPr>
      <w:r>
        <w:rPr>
          <w:b/>
          <w:bCs/>
          <w:color w:val="6B5B3E"/>
        </w:rPr>
        <w:t xml:space="preserve">1. </w:t>
      </w:r>
      <w:r>
        <w:t>GitHub 저장소 페이지 → Settings → Pages.</w:t>
      </w:r>
    </w:p>
    <w:p w14:paraId="5CBEAF30" w14:textId="77777777" w:rsidR="00195434" w:rsidRDefault="00195434" w:rsidP="00195434">
      <w:pPr>
        <w:spacing w:after="70"/>
        <w:ind w:left="360" w:hanging="300"/>
      </w:pPr>
      <w:r>
        <w:rPr>
          <w:b/>
          <w:bCs/>
          <w:color w:val="6B5B3E"/>
        </w:rPr>
        <w:t xml:space="preserve">2. </w:t>
      </w:r>
      <w:r>
        <w:t xml:space="preserve">Source를 'Deploy from a branch'로, Branch를 </w:t>
      </w:r>
      <w:proofErr w:type="gramStart"/>
      <w:r>
        <w:t>main /</w:t>
      </w:r>
      <w:proofErr w:type="gramEnd"/>
      <w:r>
        <w:t xml:space="preserve"> 루트(/root)로 선택하고 Save.</w:t>
      </w:r>
    </w:p>
    <w:p w14:paraId="1A53A493" w14:textId="77777777" w:rsidR="00195434" w:rsidRDefault="00195434" w:rsidP="00195434">
      <w:pPr>
        <w:spacing w:after="70"/>
        <w:ind w:left="360" w:hanging="300"/>
      </w:pPr>
      <w:r>
        <w:rPr>
          <w:b/>
          <w:bCs/>
          <w:color w:val="6B5B3E"/>
        </w:rPr>
        <w:t xml:space="preserve">3. </w:t>
      </w:r>
      <w:r>
        <w:t>잠시 후 표시되는 주소(https://&lt;사용자명</w:t>
      </w:r>
      <w:proofErr w:type="gramStart"/>
      <w:r>
        <w:t>&gt;.github.io</w:t>
      </w:r>
      <w:proofErr w:type="gramEnd"/>
      <w:r>
        <w:t>/</w:t>
      </w:r>
      <w:proofErr w:type="spellStart"/>
      <w:r>
        <w:t>tetris</w:t>
      </w:r>
      <w:proofErr w:type="spellEnd"/>
      <w:r>
        <w:t>-codex/)로 접속하면 게임이 열린다.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95434" w14:paraId="01D194E1" w14:textId="77777777" w:rsidTr="00B23D8F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DD509B" w14:textId="77777777" w:rsidR="00195434" w:rsidRDefault="00195434" w:rsidP="00B23D8F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lastRenderedPageBreak/>
              <w:t>프롬프트 9 — README 작성</w:t>
            </w:r>
          </w:p>
          <w:p w14:paraId="6669FC6F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>이 프로젝트의 README.md를 만들어줘. 게임 소개, 조작법(화살표·스페이스),</w:t>
            </w:r>
          </w:p>
          <w:p w14:paraId="0B061C06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로컬 실행 방법(python3 -m </w:t>
            </w:r>
            <w:proofErr w:type="spellStart"/>
            <w:proofErr w:type="gramStart"/>
            <w:r>
              <w:rPr>
                <w:sz w:val="21"/>
                <w:szCs w:val="21"/>
              </w:rPr>
              <w:t>http.server</w:t>
            </w:r>
            <w:proofErr w:type="spellEnd"/>
            <w:proofErr w:type="gramEnd"/>
            <w:r>
              <w:rPr>
                <w:sz w:val="21"/>
                <w:szCs w:val="21"/>
              </w:rPr>
              <w:t>), 그리고 GitHub Pages 데모 링크 자리(&lt;여기에 링크&gt;)를</w:t>
            </w:r>
          </w:p>
          <w:p w14:paraId="046DC2AA" w14:textId="77777777" w:rsidR="00195434" w:rsidRDefault="00195434" w:rsidP="00B23D8F">
            <w:pPr>
              <w:spacing w:line="268" w:lineRule="auto"/>
            </w:pPr>
            <w:r>
              <w:rPr>
                <w:sz w:val="21"/>
                <w:szCs w:val="21"/>
              </w:rPr>
              <w:t>포함해줘. 한국어로, 깔끔한 마크다운으로 작성해줘.</w:t>
            </w:r>
          </w:p>
        </w:tc>
      </w:tr>
      <w:tr w:rsidR="00195434" w14:paraId="47CB55BA" w14:textId="77777777" w:rsidTr="00B23D8F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493A27" w14:textId="77777777" w:rsidR="00195434" w:rsidRDefault="00195434" w:rsidP="00B23D8F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프롬프트 10 — 변경 후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재배포</w:t>
            </w:r>
            <w:proofErr w:type="spellEnd"/>
          </w:p>
          <w:p w14:paraId="7448CFC5" w14:textId="77777777" w:rsidR="00195434" w:rsidRDefault="00195434" w:rsidP="00B23D8F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게임을 더 수정한 뒤에는 다음을 해줘: 변경 사항을 의미 있는 한국어 </w:t>
            </w:r>
            <w:proofErr w:type="spellStart"/>
            <w:r>
              <w:rPr>
                <w:sz w:val="21"/>
                <w:szCs w:val="21"/>
              </w:rPr>
              <w:t>커밋</w:t>
            </w:r>
            <w:proofErr w:type="spellEnd"/>
            <w:r>
              <w:rPr>
                <w:sz w:val="21"/>
                <w:szCs w:val="21"/>
              </w:rPr>
              <w:t xml:space="preserve"> 메시지로</w:t>
            </w:r>
          </w:p>
          <w:p w14:paraId="2857B519" w14:textId="77777777" w:rsidR="00195434" w:rsidRDefault="00195434" w:rsidP="00B23D8F">
            <w:pPr>
              <w:spacing w:line="268" w:lineRule="auto"/>
            </w:pPr>
            <w:r>
              <w:rPr>
                <w:sz w:val="21"/>
                <w:szCs w:val="21"/>
              </w:rPr>
              <w:t>커밋하고 origin main에 push해줘. (push하면 GitHub Pages가 자동으로 다시 배포된다.)</w:t>
            </w:r>
          </w:p>
        </w:tc>
      </w:tr>
      <w:tr w:rsidR="00195434" w14:paraId="5EB0E1BA" w14:textId="77777777" w:rsidTr="00B23D8F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A48BA6" w14:textId="77777777" w:rsidR="00195434" w:rsidRDefault="00195434" w:rsidP="00B23D8F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터미널</w:t>
            </w:r>
          </w:p>
          <w:p w14:paraId="698E394B" w14:textId="77777777" w:rsidR="00195434" w:rsidRDefault="00195434" w:rsidP="00B23D8F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git add -A</w:t>
            </w:r>
          </w:p>
          <w:p w14:paraId="1038D1DC" w14:textId="77777777" w:rsidR="00195434" w:rsidRDefault="00195434" w:rsidP="00B23D8F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git commit -m "feat: </w:t>
            </w:r>
            <w:r>
              <w:rPr>
                <w:rFonts w:ascii="Consolas" w:hAnsi="Consolas"/>
                <w:sz w:val="19"/>
                <w:szCs w:val="19"/>
              </w:rPr>
              <w:t>다음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블록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미리보기와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레벨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추가</w:t>
            </w:r>
            <w:r>
              <w:rPr>
                <w:rFonts w:ascii="Consolas" w:hAnsi="Consolas"/>
                <w:sz w:val="19"/>
                <w:szCs w:val="19"/>
              </w:rPr>
              <w:t>"</w:t>
            </w:r>
          </w:p>
          <w:p w14:paraId="6ED78FB4" w14:textId="77777777" w:rsidR="00195434" w:rsidRDefault="00195434" w:rsidP="00B23D8F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git push</w:t>
            </w:r>
          </w:p>
        </w:tc>
      </w:tr>
    </w:tbl>
    <w:p w14:paraId="42D087CB" w14:textId="77777777" w:rsidR="00195434" w:rsidRDefault="00195434" w:rsidP="00195434">
      <w:pPr>
        <w:spacing w:after="20"/>
      </w:pPr>
    </w:p>
    <w:p w14:paraId="54F64DD0" w14:textId="77777777" w:rsidR="00195434" w:rsidRDefault="00195434" w:rsidP="00195434">
      <w:pPr>
        <w:spacing w:after="60"/>
        <w:ind w:left="360" w:hanging="300"/>
      </w:pPr>
      <w:r>
        <w:t>✅ index.html·style.css·script.js 골격을 만들었다</w:t>
      </w:r>
    </w:p>
    <w:p w14:paraId="081400F4" w14:textId="77777777" w:rsidR="00195434" w:rsidRDefault="00195434" w:rsidP="00195434">
      <w:pPr>
        <w:spacing w:after="60"/>
        <w:ind w:left="360" w:hanging="300"/>
      </w:pPr>
      <w:r>
        <w:t>✅ 블록 낙하·조작·줄 삭제·점수·게임오버가 모두 동작한다</w:t>
      </w:r>
    </w:p>
    <w:p w14:paraId="027542B2" w14:textId="77777777" w:rsidR="00195434" w:rsidRDefault="00195434" w:rsidP="00195434">
      <w:pPr>
        <w:spacing w:after="60"/>
        <w:ind w:left="360" w:hanging="300"/>
      </w:pPr>
      <w:r>
        <w:t>✅ GitHub에 올리고 GitHub Pages 주소로 접속된다</w:t>
      </w:r>
    </w:p>
    <w:p w14:paraId="10595283" w14:textId="77777777" w:rsidR="00195434" w:rsidRDefault="00195434">
      <w:pPr>
        <w:widowControl/>
        <w:wordWrap/>
        <w:autoSpaceDE/>
        <w:autoSpaceDN/>
        <w:rPr>
          <w:b/>
          <w:bCs/>
          <w:color w:val="6B5B3E"/>
          <w:sz w:val="30"/>
          <w:szCs w:val="30"/>
        </w:rPr>
      </w:pPr>
      <w:r>
        <w:rPr>
          <w:b/>
          <w:bCs/>
          <w:color w:val="6B5B3E"/>
          <w:sz w:val="30"/>
          <w:szCs w:val="30"/>
        </w:rPr>
        <w:br w:type="page"/>
      </w:r>
    </w:p>
    <w:p w14:paraId="66CD732B" w14:textId="678C6706" w:rsidR="00B610B7" w:rsidRDefault="00000000">
      <w:pPr>
        <w:pStyle w:val="1"/>
        <w:spacing w:before="320" w:after="140"/>
      </w:pPr>
      <w:r>
        <w:rPr>
          <w:b/>
          <w:bCs/>
          <w:color w:val="6B5B3E"/>
          <w:sz w:val="30"/>
          <w:szCs w:val="30"/>
        </w:rPr>
        <w:lastRenderedPageBreak/>
        <w:t xml:space="preserve">부록 A. 프롬프트 · 컨텍스트 · </w:t>
      </w:r>
      <w:proofErr w:type="spellStart"/>
      <w:r>
        <w:rPr>
          <w:b/>
          <w:bCs/>
          <w:color w:val="6B5B3E"/>
          <w:sz w:val="30"/>
          <w:szCs w:val="30"/>
        </w:rPr>
        <w:t>하네스</w:t>
      </w:r>
      <w:proofErr w:type="spellEnd"/>
      <w:r>
        <w:rPr>
          <w:b/>
          <w:bCs/>
          <w:color w:val="6B5B3E"/>
          <w:sz w:val="30"/>
          <w:szCs w:val="30"/>
        </w:rPr>
        <w:t xml:space="preserve"> 예시 모음 (</w:t>
      </w:r>
      <w:proofErr w:type="spellStart"/>
      <w:r>
        <w:rPr>
          <w:b/>
          <w:bCs/>
          <w:color w:val="6B5B3E"/>
          <w:sz w:val="30"/>
          <w:szCs w:val="30"/>
        </w:rPr>
        <w:t>치트시트</w:t>
      </w:r>
      <w:proofErr w:type="spellEnd"/>
      <w:r>
        <w:rPr>
          <w:b/>
          <w:bCs/>
          <w:color w:val="6B5B3E"/>
          <w:sz w:val="30"/>
          <w:szCs w:val="30"/>
        </w:rPr>
        <w:t>)</w:t>
      </w:r>
      <w:bookmarkEnd w:id="20"/>
    </w:p>
    <w:p w14:paraId="72C82B2F" w14:textId="77777777" w:rsidR="00B610B7" w:rsidRDefault="00000000">
      <w:pPr>
        <w:spacing w:after="120"/>
      </w:pPr>
      <w:r>
        <w:t>실습 중 바로 꺼내 쓸 수 있도록, 세 가지 엔지니어링의 핵심 예시를 한곳에 모았습니다.</w:t>
      </w:r>
    </w:p>
    <w:p w14:paraId="042D9FDE" w14:textId="77777777" w:rsidR="00B610B7" w:rsidRDefault="00000000">
      <w:pPr>
        <w:pStyle w:val="2"/>
        <w:spacing w:before="240" w:after="110"/>
      </w:pPr>
      <w:bookmarkStart w:id="31" w:name="_Toc237702166"/>
      <w:r>
        <w:rPr>
          <w:b/>
          <w:bCs/>
          <w:color w:val="3A3222"/>
          <w:sz w:val="25"/>
          <w:szCs w:val="25"/>
        </w:rPr>
        <w:t>A-1. 프롬프트 엔지니어링 예시 (P-C-T-F)</w:t>
      </w:r>
      <w:bookmarkEnd w:id="31"/>
    </w:p>
    <w:p w14:paraId="655AA970" w14:textId="77777777" w:rsidR="00B610B7" w:rsidRDefault="00000000">
      <w:pPr>
        <w:spacing w:after="120"/>
      </w:pPr>
      <w:r>
        <w:rPr>
          <w:b/>
          <w:bCs/>
        </w:rPr>
        <w:t>네 요소(역할·맥락·작업/검증·형식)를 채워서 사용하세요.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660"/>
        <w:gridCol w:w="3660"/>
      </w:tblGrid>
      <w:tr w:rsidR="00B610B7" w14:paraId="3E48BE50" w14:textId="77777777">
        <w:tc>
          <w:tcPr>
            <w:tcW w:w="9020" w:type="dxa"/>
            <w:gridSpan w:val="3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232AD1" w14:textId="77777777" w:rsidR="00B610B7" w:rsidRDefault="00000000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프롬프트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치트시트</w:t>
            </w:r>
            <w:proofErr w:type="spellEnd"/>
          </w:p>
          <w:p w14:paraId="7A2E7ACD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[</w:t>
            </w:r>
            <w:r>
              <w:rPr>
                <w:rFonts w:ascii="Consolas" w:hAnsi="Consolas"/>
                <w:sz w:val="19"/>
                <w:szCs w:val="19"/>
              </w:rPr>
              <w:t>기능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추가</w:t>
            </w:r>
            <w:r>
              <w:rPr>
                <w:rFonts w:ascii="Consolas" w:hAnsi="Consolas"/>
                <w:sz w:val="19"/>
                <w:szCs w:val="19"/>
              </w:rPr>
              <w:t>]</w:t>
            </w:r>
          </w:p>
          <w:p w14:paraId="6429F35F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P: </w:t>
            </w:r>
            <w:r>
              <w:rPr>
                <w:rFonts w:ascii="Consolas" w:hAnsi="Consolas"/>
                <w:sz w:val="19"/>
                <w:szCs w:val="19"/>
              </w:rPr>
              <w:t>꼼꼼한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프론트엔드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개발자로서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작업해줘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386A68BE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C: </w:t>
            </w:r>
            <w:r>
              <w:rPr>
                <w:rFonts w:ascii="Consolas" w:hAnsi="Consolas"/>
                <w:sz w:val="19"/>
                <w:szCs w:val="19"/>
              </w:rPr>
              <w:t>대상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sz w:val="19"/>
                <w:szCs w:val="19"/>
              </w:rPr>
              <w:t>src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/components/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Result.tsx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/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새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라이브러리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금지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기존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디자인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토큰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사용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654103B5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T: </w:t>
            </w:r>
            <w:r>
              <w:rPr>
                <w:rFonts w:ascii="Consolas" w:hAnsi="Consolas"/>
                <w:sz w:val="19"/>
                <w:szCs w:val="19"/>
              </w:rPr>
              <w:t>단축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링크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결과에</w:t>
            </w:r>
            <w:r>
              <w:rPr>
                <w:rFonts w:ascii="Consolas" w:hAnsi="Consolas"/>
                <w:sz w:val="19"/>
                <w:szCs w:val="19"/>
              </w:rPr>
              <w:t xml:space="preserve"> "</w:t>
            </w:r>
            <w:r>
              <w:rPr>
                <w:rFonts w:ascii="Consolas" w:hAnsi="Consolas"/>
                <w:sz w:val="19"/>
                <w:szCs w:val="19"/>
              </w:rPr>
              <w:t>복사</w:t>
            </w:r>
            <w:r>
              <w:rPr>
                <w:rFonts w:ascii="Consolas" w:hAnsi="Consolas"/>
                <w:sz w:val="19"/>
                <w:szCs w:val="19"/>
              </w:rPr>
              <w:t xml:space="preserve">" </w:t>
            </w:r>
            <w:r>
              <w:rPr>
                <w:rFonts w:ascii="Consolas" w:hAnsi="Consolas"/>
                <w:sz w:val="19"/>
                <w:szCs w:val="19"/>
              </w:rPr>
              <w:t>버튼을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추가</w:t>
            </w:r>
            <w:r>
              <w:rPr>
                <w:rFonts w:ascii="Consolas" w:hAnsi="Consolas"/>
                <w:sz w:val="19"/>
                <w:szCs w:val="19"/>
              </w:rPr>
              <w:t xml:space="preserve">. </w:t>
            </w:r>
            <w:r>
              <w:rPr>
                <w:rFonts w:ascii="Consolas" w:hAnsi="Consolas"/>
                <w:sz w:val="19"/>
                <w:szCs w:val="19"/>
              </w:rPr>
              <w:t>검증</w:t>
            </w:r>
            <w:r>
              <w:rPr>
                <w:rFonts w:ascii="Consolas" w:hAnsi="Consolas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build·npm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test </w:t>
            </w:r>
            <w:r>
              <w:rPr>
                <w:rFonts w:ascii="Consolas" w:hAnsi="Consolas"/>
                <w:sz w:val="19"/>
                <w:szCs w:val="19"/>
              </w:rPr>
              <w:t>통과</w:t>
            </w:r>
            <w:r>
              <w:rPr>
                <w:rFonts w:ascii="Consolas" w:hAnsi="Consolas"/>
                <w:sz w:val="19"/>
                <w:szCs w:val="19"/>
              </w:rPr>
              <w:t xml:space="preserve"> + </w:t>
            </w:r>
            <w:r>
              <w:rPr>
                <w:rFonts w:ascii="Consolas" w:hAnsi="Consolas"/>
                <w:sz w:val="19"/>
                <w:szCs w:val="19"/>
              </w:rPr>
              <w:t>클릭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복사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0A3829EC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F: </w:t>
            </w:r>
            <w:r>
              <w:rPr>
                <w:rFonts w:ascii="Consolas" w:hAnsi="Consolas"/>
                <w:sz w:val="19"/>
                <w:szCs w:val="19"/>
              </w:rPr>
              <w:t>변경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파일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목록</w:t>
            </w:r>
            <w:r>
              <w:rPr>
                <w:rFonts w:ascii="Consolas" w:hAnsi="Consolas"/>
                <w:sz w:val="19"/>
                <w:szCs w:val="19"/>
              </w:rPr>
              <w:t xml:space="preserve"> + </w:t>
            </w:r>
            <w:r>
              <w:rPr>
                <w:rFonts w:ascii="Consolas" w:hAnsi="Consolas"/>
                <w:sz w:val="19"/>
                <w:szCs w:val="19"/>
              </w:rPr>
              <w:t>핵심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변경점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3</w:t>
            </w:r>
            <w:r>
              <w:rPr>
                <w:rFonts w:ascii="Consolas" w:hAnsi="Consolas"/>
                <w:sz w:val="19"/>
                <w:szCs w:val="19"/>
              </w:rPr>
              <w:t>줄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27ACFD2E" w14:textId="77777777" w:rsidR="00B610B7" w:rsidRDefault="00B610B7">
            <w:pPr>
              <w:spacing w:after="20" w:line="268" w:lineRule="auto"/>
            </w:pPr>
          </w:p>
          <w:p w14:paraId="32799B43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[</w:t>
            </w:r>
            <w:r>
              <w:rPr>
                <w:rFonts w:ascii="Consolas" w:hAnsi="Consolas"/>
                <w:sz w:val="19"/>
                <w:szCs w:val="19"/>
              </w:rPr>
              <w:t>버그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수정</w:t>
            </w:r>
            <w:r>
              <w:rPr>
                <w:rFonts w:ascii="Consolas" w:hAnsi="Consolas"/>
                <w:sz w:val="19"/>
                <w:szCs w:val="19"/>
              </w:rPr>
              <w:t>]</w:t>
            </w:r>
          </w:p>
          <w:p w14:paraId="7E46331A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C: </w:t>
            </w:r>
            <w:r>
              <w:rPr>
                <w:rFonts w:ascii="Consolas" w:hAnsi="Consolas"/>
                <w:sz w:val="19"/>
                <w:szCs w:val="19"/>
              </w:rPr>
              <w:t>재현</w:t>
            </w:r>
            <w:r>
              <w:rPr>
                <w:rFonts w:ascii="Consolas" w:hAnsi="Consolas"/>
                <w:sz w:val="19"/>
                <w:szCs w:val="19"/>
              </w:rPr>
              <w:t xml:space="preserve"> — </w:t>
            </w:r>
            <w:r>
              <w:rPr>
                <w:rFonts w:ascii="Consolas" w:hAnsi="Consolas"/>
                <w:sz w:val="19"/>
                <w:szCs w:val="19"/>
              </w:rPr>
              <w:t>빈</w:t>
            </w:r>
            <w:r>
              <w:rPr>
                <w:rFonts w:ascii="Consolas" w:hAnsi="Consolas"/>
                <w:sz w:val="19"/>
                <w:szCs w:val="19"/>
              </w:rPr>
              <w:t xml:space="preserve"> URL </w:t>
            </w:r>
            <w:r>
              <w:rPr>
                <w:rFonts w:ascii="Consolas" w:hAnsi="Consolas"/>
                <w:sz w:val="19"/>
                <w:szCs w:val="19"/>
              </w:rPr>
              <w:t>입력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줄이기</w:t>
            </w:r>
            <w:r>
              <w:rPr>
                <w:rFonts w:ascii="Consolas" w:hAnsi="Consolas"/>
                <w:sz w:val="19"/>
                <w:szCs w:val="19"/>
              </w:rPr>
              <w:t xml:space="preserve"> → </w:t>
            </w:r>
            <w:r>
              <w:rPr>
                <w:rFonts w:ascii="Consolas" w:hAnsi="Consolas"/>
                <w:sz w:val="19"/>
                <w:szCs w:val="19"/>
              </w:rPr>
              <w:t>앱이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화면이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됨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66235D83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T: </w:t>
            </w:r>
            <w:r>
              <w:rPr>
                <w:rFonts w:ascii="Consolas" w:hAnsi="Consolas"/>
                <w:sz w:val="19"/>
                <w:szCs w:val="19"/>
              </w:rPr>
              <w:t>원인을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찾아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고치고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같은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회귀를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막을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테스트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추가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75C7482C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F: </w:t>
            </w:r>
            <w:r>
              <w:rPr>
                <w:rFonts w:ascii="Consolas" w:hAnsi="Consolas"/>
                <w:sz w:val="19"/>
                <w:szCs w:val="19"/>
              </w:rPr>
              <w:t>추가한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테스트가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실패</w:t>
            </w:r>
            <w:r>
              <w:rPr>
                <w:rFonts w:ascii="Consolas" w:hAnsi="Consolas"/>
                <w:sz w:val="19"/>
                <w:szCs w:val="19"/>
              </w:rPr>
              <w:t>→</w:t>
            </w:r>
            <w:r>
              <w:rPr>
                <w:rFonts w:ascii="Consolas" w:hAnsi="Consolas"/>
                <w:sz w:val="19"/>
                <w:szCs w:val="19"/>
              </w:rPr>
              <w:t>통과로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바뀌는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보여줄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7928BB2A" w14:textId="77777777" w:rsidR="00B610B7" w:rsidRDefault="00B610B7">
            <w:pPr>
              <w:spacing w:after="20" w:line="268" w:lineRule="auto"/>
            </w:pPr>
          </w:p>
          <w:p w14:paraId="2AA12BC7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리팩터링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]</w:t>
            </w:r>
          </w:p>
          <w:p w14:paraId="04192BF7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C: </w:t>
            </w:r>
            <w:r>
              <w:rPr>
                <w:rFonts w:ascii="Consolas" w:hAnsi="Consolas"/>
                <w:sz w:val="19"/>
                <w:szCs w:val="19"/>
              </w:rPr>
              <w:t>대상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src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/lib/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shorten.ts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54B85ED2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T: </w:t>
            </w:r>
            <w:r>
              <w:rPr>
                <w:rFonts w:ascii="Consolas" w:hAnsi="Consolas"/>
                <w:sz w:val="19"/>
                <w:szCs w:val="19"/>
              </w:rPr>
              <w:t>동작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공개</w:t>
            </w:r>
            <w:r>
              <w:rPr>
                <w:rFonts w:ascii="Consolas" w:hAnsi="Consolas"/>
                <w:sz w:val="19"/>
                <w:szCs w:val="19"/>
              </w:rPr>
              <w:t xml:space="preserve"> API</w:t>
            </w:r>
            <w:r>
              <w:rPr>
                <w:rFonts w:ascii="Consolas" w:hAnsi="Consolas"/>
                <w:sz w:val="19"/>
                <w:szCs w:val="19"/>
              </w:rPr>
              <w:t>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그대로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중복만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제거해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가독성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개선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401A920E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F: </w:t>
            </w:r>
            <w:r>
              <w:rPr>
                <w:rFonts w:ascii="Consolas" w:hAnsi="Consolas"/>
                <w:sz w:val="19"/>
                <w:szCs w:val="19"/>
              </w:rPr>
              <w:t>기존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테스트가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통과함을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보여줄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>(</w:t>
            </w:r>
            <w:r>
              <w:rPr>
                <w:rFonts w:ascii="Consolas" w:hAnsi="Consolas"/>
                <w:sz w:val="19"/>
                <w:szCs w:val="19"/>
              </w:rPr>
              <w:t>동작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변화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금지</w:t>
            </w:r>
            <w:r>
              <w:rPr>
                <w:rFonts w:ascii="Consolas" w:hAnsi="Consolas"/>
                <w:sz w:val="19"/>
                <w:szCs w:val="19"/>
              </w:rPr>
              <w:t>).</w:t>
            </w:r>
          </w:p>
          <w:p w14:paraId="5661EEEA" w14:textId="77777777" w:rsidR="00B610B7" w:rsidRDefault="00B610B7">
            <w:pPr>
              <w:spacing w:after="20" w:line="268" w:lineRule="auto"/>
            </w:pPr>
          </w:p>
          <w:p w14:paraId="061759F5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[</w:t>
            </w:r>
            <w:r>
              <w:rPr>
                <w:rFonts w:ascii="Consolas" w:hAnsi="Consolas"/>
                <w:sz w:val="19"/>
                <w:szCs w:val="19"/>
              </w:rPr>
              <w:t>계획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먼저</w:t>
            </w:r>
            <w:r>
              <w:rPr>
                <w:rFonts w:ascii="Consolas" w:hAnsi="Consolas"/>
                <w:sz w:val="19"/>
                <w:szCs w:val="19"/>
              </w:rPr>
              <w:t>]</w:t>
            </w:r>
          </w:p>
          <w:p w14:paraId="48E2C267" w14:textId="77777777" w:rsidR="00B610B7" w:rsidRDefault="00000000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T: </w:t>
            </w:r>
            <w:r>
              <w:rPr>
                <w:rFonts w:ascii="Consolas" w:hAnsi="Consolas"/>
                <w:sz w:val="19"/>
                <w:szCs w:val="19"/>
              </w:rPr>
              <w:t>코드를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짜기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전에</w:t>
            </w:r>
            <w:r>
              <w:rPr>
                <w:rFonts w:ascii="Consolas" w:hAnsi="Consolas"/>
                <w:sz w:val="19"/>
                <w:szCs w:val="19"/>
              </w:rPr>
              <w:t xml:space="preserve"> 5–8</w:t>
            </w:r>
            <w:r>
              <w:rPr>
                <w:rFonts w:ascii="Consolas" w:hAnsi="Consolas"/>
                <w:sz w:val="19"/>
                <w:szCs w:val="19"/>
              </w:rPr>
              <w:t>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작업으로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나눈</w:t>
            </w:r>
            <w:r>
              <w:rPr>
                <w:rFonts w:ascii="Consolas" w:hAnsi="Consolas"/>
                <w:sz w:val="19"/>
                <w:szCs w:val="19"/>
              </w:rPr>
              <w:t xml:space="preserve"> To-Do</w:t>
            </w:r>
            <w:r>
              <w:rPr>
                <w:rFonts w:ascii="Consolas" w:hAnsi="Consolas"/>
                <w:sz w:val="19"/>
                <w:szCs w:val="19"/>
              </w:rPr>
              <w:t>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제안</w:t>
            </w:r>
            <w:r>
              <w:rPr>
                <w:rFonts w:ascii="Consolas" w:hAnsi="Consolas"/>
                <w:sz w:val="19"/>
                <w:szCs w:val="19"/>
              </w:rPr>
              <w:t xml:space="preserve">. </w:t>
            </w:r>
            <w:r>
              <w:rPr>
                <w:rFonts w:ascii="Consolas" w:hAnsi="Consolas"/>
                <w:sz w:val="19"/>
                <w:szCs w:val="19"/>
              </w:rPr>
              <w:t>각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작업에</w:t>
            </w:r>
            <w:r>
              <w:rPr>
                <w:rFonts w:ascii="Consolas" w:hAnsi="Consolas"/>
                <w:sz w:val="19"/>
                <w:szCs w:val="19"/>
              </w:rPr>
              <w:t xml:space="preserve"> "</w:t>
            </w:r>
            <w:r>
              <w:rPr>
                <w:rFonts w:ascii="Consolas" w:hAnsi="Consolas"/>
                <w:sz w:val="19"/>
                <w:szCs w:val="19"/>
              </w:rPr>
              <w:t>완료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기준</w:t>
            </w:r>
            <w:r>
              <w:rPr>
                <w:rFonts w:ascii="Consolas" w:hAnsi="Consolas"/>
                <w:sz w:val="19"/>
                <w:szCs w:val="19"/>
              </w:rPr>
              <w:t xml:space="preserve">"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줄씩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</w:tc>
      </w:tr>
      <w:tr w:rsidR="00B610B7" w14:paraId="4413BF60" w14:textId="77777777">
        <w:tblPrEx>
          <w:tblBorders>
            <w:insideH w:val="single" w:sz="4" w:space="0" w:color="C9C4B8"/>
            <w:insideV w:val="single" w:sz="4" w:space="0" w:color="C9C4B8"/>
          </w:tblBorders>
        </w:tblPrEx>
        <w:trPr>
          <w:tblHeader/>
        </w:trPr>
        <w:tc>
          <w:tcPr>
            <w:tcW w:w="17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B9D530" w14:textId="77777777" w:rsidR="00B610B7" w:rsidRDefault="00000000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원칙</w:t>
            </w:r>
          </w:p>
        </w:tc>
        <w:tc>
          <w:tcPr>
            <w:tcW w:w="366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3448E8" w14:textId="77777777" w:rsidR="00B610B7" w:rsidRDefault="00000000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Do</w:t>
            </w:r>
          </w:p>
        </w:tc>
        <w:tc>
          <w:tcPr>
            <w:tcW w:w="366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DDEE82" w14:textId="77777777" w:rsidR="00B610B7" w:rsidRDefault="00000000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Don't</w:t>
            </w:r>
          </w:p>
        </w:tc>
      </w:tr>
      <w:tr w:rsidR="00B610B7" w14:paraId="23CDB104" w14:textId="77777777">
        <w:tblPrEx>
          <w:tblBorders>
            <w:insideH w:val="single" w:sz="4" w:space="0" w:color="C9C4B8"/>
            <w:insideV w:val="single" w:sz="4" w:space="0" w:color="C9C4B8"/>
          </w:tblBorders>
        </w:tblPrEx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A1B106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역할(P)</w:t>
            </w:r>
          </w:p>
        </w:tc>
        <w:tc>
          <w:tcPr>
            <w:tcW w:w="36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110348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관점·전문성 부여</w:t>
            </w:r>
          </w:p>
        </w:tc>
        <w:tc>
          <w:tcPr>
            <w:tcW w:w="36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B79B4D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아무 맥락 없이 지시</w:t>
            </w:r>
          </w:p>
        </w:tc>
      </w:tr>
      <w:tr w:rsidR="00B610B7" w14:paraId="4120C9A8" w14:textId="77777777">
        <w:tblPrEx>
          <w:tblBorders>
            <w:insideH w:val="single" w:sz="4" w:space="0" w:color="C9C4B8"/>
            <w:insideV w:val="single" w:sz="4" w:space="0" w:color="C9C4B8"/>
          </w:tblBorders>
        </w:tblPrEx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0CAA57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맥락(C)</w:t>
            </w:r>
          </w:p>
        </w:tc>
        <w:tc>
          <w:tcPr>
            <w:tcW w:w="36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EF94CF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파일·제약 명시</w:t>
            </w:r>
          </w:p>
        </w:tc>
        <w:tc>
          <w:tcPr>
            <w:tcW w:w="36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2CB4CD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전부 알아서 하라고</w:t>
            </w:r>
          </w:p>
        </w:tc>
      </w:tr>
      <w:tr w:rsidR="00B610B7" w14:paraId="12E22E18" w14:textId="77777777">
        <w:tblPrEx>
          <w:tblBorders>
            <w:insideH w:val="single" w:sz="4" w:space="0" w:color="C9C4B8"/>
            <w:insideV w:val="single" w:sz="4" w:space="0" w:color="C9C4B8"/>
          </w:tblBorders>
        </w:tblPrEx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E4F9D1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작업(T)</w:t>
            </w:r>
          </w:p>
        </w:tc>
        <w:tc>
          <w:tcPr>
            <w:tcW w:w="36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507AD9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테스트·실행 명령 포함</w:t>
            </w:r>
          </w:p>
        </w:tc>
        <w:tc>
          <w:tcPr>
            <w:tcW w:w="36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85D250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검증 없이 '완성해줘'</w:t>
            </w:r>
          </w:p>
        </w:tc>
      </w:tr>
      <w:tr w:rsidR="00B610B7" w14:paraId="506E7D82" w14:textId="77777777">
        <w:tblPrEx>
          <w:tblBorders>
            <w:insideH w:val="single" w:sz="4" w:space="0" w:color="C9C4B8"/>
            <w:insideV w:val="single" w:sz="4" w:space="0" w:color="C9C4B8"/>
          </w:tblBorders>
        </w:tblPrEx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0EF8E8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형식(F)</w:t>
            </w:r>
          </w:p>
        </w:tc>
        <w:tc>
          <w:tcPr>
            <w:tcW w:w="36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6F99DE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요약·diff·로그 요청</w:t>
            </w:r>
          </w:p>
        </w:tc>
        <w:tc>
          <w:tcPr>
            <w:tcW w:w="36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6EE5B2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 xml:space="preserve">결과 형태 </w:t>
            </w:r>
            <w:proofErr w:type="spellStart"/>
            <w:r>
              <w:rPr>
                <w:color w:val="000000"/>
                <w:sz w:val="21"/>
                <w:szCs w:val="21"/>
              </w:rPr>
              <w:t>미지정</w:t>
            </w:r>
            <w:proofErr w:type="spellEnd"/>
          </w:p>
        </w:tc>
      </w:tr>
    </w:tbl>
    <w:p w14:paraId="39D1C5A2" w14:textId="77777777" w:rsidR="00B610B7" w:rsidRDefault="00000000">
      <w:pPr>
        <w:pStyle w:val="2"/>
        <w:spacing w:before="240" w:after="110"/>
      </w:pPr>
      <w:bookmarkStart w:id="32" w:name="_Toc237702167"/>
      <w:r>
        <w:rPr>
          <w:b/>
          <w:bCs/>
          <w:color w:val="3A3222"/>
          <w:sz w:val="25"/>
          <w:szCs w:val="25"/>
        </w:rPr>
        <w:lastRenderedPageBreak/>
        <w:t>A-2. 컨텍스트 엔지니어링 예시</w:t>
      </w:r>
      <w:bookmarkEnd w:id="32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37AB035F" w14:textId="77777777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97B6C9" w14:textId="77777777" w:rsidR="00B610B7" w:rsidRDefault="00000000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컨텍스트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치트시트</w:t>
            </w:r>
            <w:proofErr w:type="spellEnd"/>
          </w:p>
          <w:p w14:paraId="3A4C1C2E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파일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콕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집기</w:t>
            </w:r>
            <w:r>
              <w:rPr>
                <w:rFonts w:ascii="Consolas" w:hAnsi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/>
                <w:sz w:val="19"/>
                <w:szCs w:val="19"/>
              </w:rPr>
              <w:t>선택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14E1DE6A" w14:textId="77777777" w:rsidR="00B610B7" w:rsidRDefault="00000000">
            <w:pPr>
              <w:spacing w:after="20" w:line="268" w:lineRule="auto"/>
            </w:pPr>
            <w:proofErr w:type="gramStart"/>
            <w:r>
              <w:rPr>
                <w:rFonts w:ascii="Consolas" w:hAnsi="Consolas"/>
                <w:sz w:val="19"/>
                <w:szCs w:val="19"/>
              </w:rPr>
              <w:t>@src/lib/shorten.ts @tests/shorten.test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>.ts</w:t>
            </w:r>
          </w:p>
          <w:p w14:paraId="381E49D9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파일만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보고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makeCode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충돌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가능성을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분석해줘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7D03CC4A" w14:textId="77777777" w:rsidR="00B610B7" w:rsidRDefault="00B610B7">
            <w:pPr>
              <w:spacing w:after="20" w:line="268" w:lineRule="auto"/>
            </w:pPr>
          </w:p>
          <w:p w14:paraId="15C13782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이미지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스크린샷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주기</w:t>
            </w:r>
            <w:r>
              <w:rPr>
                <w:rFonts w:ascii="Consolas" w:hAnsi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/>
                <w:sz w:val="19"/>
                <w:szCs w:val="19"/>
              </w:rPr>
              <w:t>디자인</w:t>
            </w:r>
            <w:r>
              <w:rPr>
                <w:rFonts w:ascii="Consolas" w:hAnsi="Consolas"/>
                <w:sz w:val="19"/>
                <w:szCs w:val="19"/>
              </w:rPr>
              <w:t>·</w:t>
            </w:r>
            <w:r>
              <w:rPr>
                <w:rFonts w:ascii="Consolas" w:hAnsi="Consolas"/>
                <w:sz w:val="19"/>
                <w:szCs w:val="19"/>
              </w:rPr>
              <w:t>에러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307B3D2F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시안</w:t>
            </w:r>
            <w:r>
              <w:rPr>
                <w:rFonts w:ascii="Consolas" w:hAnsi="Consolas"/>
                <w:sz w:val="19"/>
                <w:szCs w:val="19"/>
              </w:rPr>
              <w:t>(./design/result.png)</w:t>
            </w:r>
            <w:r>
              <w:rPr>
                <w:rFonts w:ascii="Consolas" w:hAnsi="Consolas"/>
                <w:sz w:val="19"/>
                <w:szCs w:val="19"/>
              </w:rPr>
              <w:t>대로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결과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화면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레이아웃을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맞춰줘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02E70E71" w14:textId="77777777" w:rsidR="00B610B7" w:rsidRDefault="00B610B7">
            <w:pPr>
              <w:spacing w:after="20" w:line="268" w:lineRule="auto"/>
            </w:pPr>
          </w:p>
          <w:p w14:paraId="7521BAC5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규칙은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대화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말고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파일로</w:t>
            </w:r>
            <w:r>
              <w:rPr>
                <w:rFonts w:ascii="Consolas" w:hAnsi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/>
                <w:sz w:val="19"/>
                <w:szCs w:val="19"/>
              </w:rPr>
              <w:t>지속성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작성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2A0720D7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반복되는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규칙은</w:t>
            </w:r>
            <w:r>
              <w:rPr>
                <w:rFonts w:ascii="Consolas" w:hAnsi="Consolas"/>
                <w:sz w:val="19"/>
                <w:szCs w:val="19"/>
              </w:rPr>
              <w:t xml:space="preserve"> AGENTS.md </w:t>
            </w:r>
            <w:r>
              <w:rPr>
                <w:rFonts w:ascii="Consolas" w:hAnsi="Consolas"/>
                <w:sz w:val="19"/>
                <w:szCs w:val="19"/>
              </w:rPr>
              <w:t>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옮긴다</w:t>
            </w:r>
            <w:r>
              <w:rPr>
                <w:rFonts w:ascii="Consolas" w:hAnsi="Consolas"/>
                <w:sz w:val="19"/>
                <w:szCs w:val="19"/>
              </w:rPr>
              <w:t xml:space="preserve"> → </w:t>
            </w:r>
            <w:r>
              <w:rPr>
                <w:rFonts w:ascii="Consolas" w:hAnsi="Consolas"/>
                <w:sz w:val="19"/>
                <w:szCs w:val="19"/>
              </w:rPr>
              <w:t>매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자동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로드</w:t>
            </w:r>
          </w:p>
          <w:p w14:paraId="6E8399AA" w14:textId="77777777" w:rsidR="00B610B7" w:rsidRDefault="00B610B7">
            <w:pPr>
              <w:spacing w:after="20" w:line="268" w:lineRule="auto"/>
            </w:pPr>
          </w:p>
          <w:p w14:paraId="49AB0C7D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컨텍스트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다이어트</w:t>
            </w:r>
            <w:r>
              <w:rPr>
                <w:rFonts w:ascii="Consolas" w:hAnsi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/>
                <w:sz w:val="19"/>
                <w:szCs w:val="19"/>
              </w:rPr>
              <w:t>관련성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420AE975" w14:textId="77777777" w:rsidR="00B610B7" w:rsidRDefault="00000000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지금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무관한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파일은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참고하지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말고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shorten.ts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곳만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수정해줘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</w:tc>
      </w:tr>
    </w:tbl>
    <w:p w14:paraId="36AD337F" w14:textId="77777777" w:rsidR="00B610B7" w:rsidRDefault="00B610B7">
      <w:pPr>
        <w:spacing w:after="3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5A9D1EFC" w14:textId="77777777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9D5CC4" w14:textId="77777777" w:rsidR="00B610B7" w:rsidRDefault="00000000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컨텍스트 우선순위(높음→낮음)</w:t>
            </w:r>
          </w:p>
          <w:p w14:paraId="08FC8593" w14:textId="77777777" w:rsidR="00B610B7" w:rsidRDefault="00000000">
            <w:pPr>
              <w:spacing w:line="272" w:lineRule="auto"/>
            </w:pPr>
            <w:r>
              <w:rPr>
                <w:sz w:val="21"/>
                <w:szCs w:val="21"/>
              </w:rPr>
              <w:t xml:space="preserve">① 현재 폴더 </w:t>
            </w:r>
            <w:proofErr w:type="gramStart"/>
            <w:r>
              <w:rPr>
                <w:sz w:val="21"/>
                <w:szCs w:val="21"/>
              </w:rPr>
              <w:t>AGENTS.md  ②</w:t>
            </w:r>
            <w:proofErr w:type="gramEnd"/>
            <w:r>
              <w:rPr>
                <w:sz w:val="21"/>
                <w:szCs w:val="21"/>
              </w:rPr>
              <w:t xml:space="preserve"> 프로젝트 루트 </w:t>
            </w:r>
            <w:proofErr w:type="gramStart"/>
            <w:r>
              <w:rPr>
                <w:sz w:val="21"/>
                <w:szCs w:val="21"/>
              </w:rPr>
              <w:t>AGENTS.md  ③</w:t>
            </w:r>
            <w:proofErr w:type="gramEnd"/>
            <w:r>
              <w:rPr>
                <w:sz w:val="21"/>
                <w:szCs w:val="21"/>
              </w:rPr>
              <w:t xml:space="preserve"> 전역 </w:t>
            </w:r>
            <w:proofErr w:type="gramStart"/>
            <w:r>
              <w:rPr>
                <w:sz w:val="21"/>
                <w:szCs w:val="21"/>
              </w:rPr>
              <w:t>AGENTS.md  ④</w:t>
            </w:r>
            <w:proofErr w:type="gramEnd"/>
            <w:r>
              <w:rPr>
                <w:sz w:val="21"/>
                <w:szCs w:val="21"/>
              </w:rPr>
              <w:t xml:space="preserve"> @로 준 </w:t>
            </w:r>
            <w:proofErr w:type="gramStart"/>
            <w:r>
              <w:rPr>
                <w:sz w:val="21"/>
                <w:szCs w:val="21"/>
              </w:rPr>
              <w:t>파일  ⑤</w:t>
            </w:r>
            <w:proofErr w:type="gramEnd"/>
            <w:r>
              <w:rPr>
                <w:sz w:val="21"/>
                <w:szCs w:val="21"/>
              </w:rPr>
              <w:t xml:space="preserve"> 대화 기록. 가까운 규칙이 먼 규칙을 덮어씁니다.</w:t>
            </w:r>
          </w:p>
        </w:tc>
      </w:tr>
    </w:tbl>
    <w:p w14:paraId="58BA876E" w14:textId="77777777" w:rsidR="00B610B7" w:rsidRDefault="00000000">
      <w:pPr>
        <w:pStyle w:val="2"/>
        <w:spacing w:before="240" w:after="110"/>
      </w:pPr>
      <w:bookmarkStart w:id="33" w:name="_Toc237702168"/>
      <w:r>
        <w:rPr>
          <w:b/>
          <w:bCs/>
          <w:color w:val="3A3222"/>
          <w:sz w:val="25"/>
          <w:szCs w:val="25"/>
        </w:rPr>
        <w:t xml:space="preserve">A-3. </w:t>
      </w:r>
      <w:proofErr w:type="spellStart"/>
      <w:r>
        <w:rPr>
          <w:b/>
          <w:bCs/>
          <w:color w:val="3A3222"/>
          <w:sz w:val="25"/>
          <w:szCs w:val="25"/>
        </w:rPr>
        <w:t>하네스</w:t>
      </w:r>
      <w:proofErr w:type="spellEnd"/>
      <w:r>
        <w:rPr>
          <w:b/>
          <w:bCs/>
          <w:color w:val="3A3222"/>
          <w:sz w:val="25"/>
          <w:szCs w:val="25"/>
        </w:rPr>
        <w:t xml:space="preserve"> 엔지니어링 예시</w:t>
      </w:r>
      <w:bookmarkEnd w:id="33"/>
    </w:p>
    <w:p w14:paraId="06EA77A8" w14:textId="77777777" w:rsidR="00B610B7" w:rsidRDefault="00000000">
      <w:pPr>
        <w:spacing w:after="120"/>
      </w:pPr>
      <w:r>
        <w:t>AGENTS.md에 '완료의 정의'</w:t>
      </w:r>
      <w:proofErr w:type="spellStart"/>
      <w:r>
        <w:t>를</w:t>
      </w:r>
      <w:proofErr w:type="spellEnd"/>
      <w:r>
        <w:t xml:space="preserve"> 박고, 프롬프트에 검증을 넣고, CI에서 비대화형으로 돌립니다.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3EC5D9D1" w14:textId="77777777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FD22B3" w14:textId="77777777" w:rsidR="00B610B7" w:rsidRDefault="00000000">
            <w:pPr>
              <w:spacing w:after="60"/>
            </w:pP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하네스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치트시트</w:t>
            </w:r>
            <w:proofErr w:type="spellEnd"/>
          </w:p>
          <w:p w14:paraId="69290F7B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(1) AGENTS.md — </w:t>
            </w:r>
            <w:r>
              <w:rPr>
                <w:rFonts w:ascii="Consolas" w:hAnsi="Consolas"/>
                <w:sz w:val="19"/>
                <w:szCs w:val="19"/>
              </w:rPr>
              <w:t>완료의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정의</w:t>
            </w:r>
          </w:p>
          <w:p w14:paraId="6743D598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## Definition of Done</w:t>
            </w:r>
          </w:p>
          <w:p w14:paraId="30662859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다음이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모두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통과해야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끝이다</w:t>
            </w:r>
            <w:r>
              <w:rPr>
                <w:rFonts w:ascii="Consolas" w:hAnsi="Consolas"/>
                <w:sz w:val="19"/>
                <w:szCs w:val="19"/>
              </w:rPr>
              <w:t>:</w:t>
            </w:r>
          </w:p>
          <w:p w14:paraId="5A26A909" w14:textId="77777777" w:rsidR="00B610B7" w:rsidRDefault="00000000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typecheck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lint &amp;&amp;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test</w:t>
            </w:r>
          </w:p>
          <w:p w14:paraId="182F9BC8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실패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로그를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보고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원인을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고쳐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다시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통과시킨다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75781581" w14:textId="77777777" w:rsidR="00B610B7" w:rsidRDefault="00B610B7">
            <w:pPr>
              <w:spacing w:after="20" w:line="268" w:lineRule="auto"/>
            </w:pPr>
          </w:p>
          <w:p w14:paraId="1ADDEB81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(2) </w:t>
            </w:r>
            <w:r>
              <w:rPr>
                <w:rFonts w:ascii="Consolas" w:hAnsi="Consolas"/>
                <w:sz w:val="19"/>
                <w:szCs w:val="19"/>
              </w:rPr>
              <w:t>프롬프트</w:t>
            </w:r>
            <w:r>
              <w:rPr>
                <w:rFonts w:ascii="Consolas" w:hAnsi="Consolas"/>
                <w:sz w:val="19"/>
                <w:szCs w:val="19"/>
              </w:rPr>
              <w:t xml:space="preserve"> — </w:t>
            </w:r>
            <w:r>
              <w:rPr>
                <w:rFonts w:ascii="Consolas" w:hAnsi="Consolas"/>
                <w:sz w:val="19"/>
                <w:szCs w:val="19"/>
              </w:rPr>
              <w:t>검증을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항상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포함</w:t>
            </w:r>
          </w:p>
          <w:p w14:paraId="4EA06E3B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기능을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구현하고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위</w:t>
            </w:r>
            <w:r>
              <w:rPr>
                <w:rFonts w:ascii="Consolas" w:hAnsi="Consolas"/>
                <w:sz w:val="19"/>
                <w:szCs w:val="19"/>
              </w:rPr>
              <w:t xml:space="preserve"> 3</w:t>
            </w:r>
            <w:r>
              <w:rPr>
                <w:rFonts w:ascii="Consolas" w:hAnsi="Consolas"/>
                <w:sz w:val="19"/>
                <w:szCs w:val="19"/>
              </w:rPr>
              <w:t>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명령을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실행해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로그를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마지막에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요약해줘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7BB1BA60" w14:textId="77777777" w:rsidR="00B610B7" w:rsidRDefault="00B610B7">
            <w:pPr>
              <w:spacing w:after="20" w:line="268" w:lineRule="auto"/>
            </w:pPr>
          </w:p>
          <w:p w14:paraId="6C47F91F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(3) CI — </w:t>
            </w:r>
            <w:r>
              <w:rPr>
                <w:rFonts w:ascii="Consolas" w:hAnsi="Consolas"/>
                <w:sz w:val="19"/>
                <w:szCs w:val="19"/>
              </w:rPr>
              <w:t>비대화형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하네스</w:t>
            </w:r>
            <w:proofErr w:type="spellEnd"/>
          </w:p>
          <w:p w14:paraId="202D0B08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codex exec --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json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--output-last-message out.txt \</w:t>
            </w:r>
          </w:p>
          <w:p w14:paraId="7B0CF39D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"</w:t>
            </w:r>
            <w:r>
              <w:rPr>
                <w:rFonts w:ascii="Consolas" w:hAnsi="Consolas"/>
                <w:sz w:val="19"/>
                <w:szCs w:val="19"/>
              </w:rPr>
              <w:t>변경을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구현하고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typecheck·lint·test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모두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통과시켜줘</w:t>
            </w:r>
            <w:r>
              <w:rPr>
                <w:rFonts w:ascii="Consolas" w:hAnsi="Consolas"/>
                <w:sz w:val="19"/>
                <w:szCs w:val="19"/>
              </w:rPr>
              <w:t>."</w:t>
            </w:r>
          </w:p>
          <w:p w14:paraId="3AEAD9B4" w14:textId="77777777" w:rsidR="00B610B7" w:rsidRDefault="00B610B7">
            <w:pPr>
              <w:spacing w:after="20" w:line="268" w:lineRule="auto"/>
            </w:pPr>
          </w:p>
          <w:p w14:paraId="5EAE980B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(4) </w:t>
            </w:r>
            <w:r>
              <w:rPr>
                <w:rFonts w:ascii="Consolas" w:hAnsi="Consolas"/>
                <w:sz w:val="19"/>
                <w:szCs w:val="19"/>
              </w:rPr>
              <w:t>권한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경계</w:t>
            </w:r>
            <w:r>
              <w:rPr>
                <w:rFonts w:ascii="Consolas" w:hAnsi="Consolas"/>
                <w:sz w:val="19"/>
                <w:szCs w:val="19"/>
              </w:rPr>
              <w:t xml:space="preserve"> — </w:t>
            </w:r>
            <w:r>
              <w:rPr>
                <w:rFonts w:ascii="Consolas" w:hAnsi="Consolas"/>
                <w:sz w:val="19"/>
                <w:szCs w:val="19"/>
              </w:rPr>
              <w:t>안전한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자율성</w:t>
            </w:r>
          </w:p>
          <w:p w14:paraId="6B0BCD0A" w14:textId="77777777" w:rsidR="00B610B7" w:rsidRDefault="00000000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codex --sandbox workspace-write --ask-for-approval on-request "..."</w:t>
            </w:r>
          </w:p>
        </w:tc>
      </w:tr>
    </w:tbl>
    <w:p w14:paraId="4741F108" w14:textId="77777777" w:rsidR="00B610B7" w:rsidRDefault="00000000">
      <w:r>
        <w:lastRenderedPageBreak/>
        <w:br w:type="page"/>
      </w:r>
    </w:p>
    <w:p w14:paraId="47C88C09" w14:textId="77777777" w:rsidR="00B610B7" w:rsidRDefault="00000000">
      <w:pPr>
        <w:pStyle w:val="1"/>
        <w:spacing w:before="320" w:after="140"/>
      </w:pPr>
      <w:bookmarkStart w:id="34" w:name="_Toc237702169"/>
      <w:r>
        <w:rPr>
          <w:b/>
          <w:bCs/>
          <w:color w:val="6B5B3E"/>
          <w:sz w:val="30"/>
          <w:szCs w:val="30"/>
        </w:rPr>
        <w:lastRenderedPageBreak/>
        <w:t xml:space="preserve">부록 B. </w:t>
      </w:r>
      <w:proofErr w:type="spellStart"/>
      <w:proofErr w:type="gramStart"/>
      <w:r>
        <w:rPr>
          <w:b/>
          <w:bCs/>
          <w:color w:val="6B5B3E"/>
          <w:sz w:val="30"/>
          <w:szCs w:val="30"/>
        </w:rPr>
        <w:t>config.toml</w:t>
      </w:r>
      <w:proofErr w:type="spellEnd"/>
      <w:proofErr w:type="gramEnd"/>
      <w:r>
        <w:rPr>
          <w:b/>
          <w:bCs/>
          <w:color w:val="6B5B3E"/>
          <w:sz w:val="30"/>
          <w:szCs w:val="30"/>
        </w:rPr>
        <w:t xml:space="preserve"> 전체 예시 (주석 포함)</w:t>
      </w:r>
      <w:bookmarkEnd w:id="34"/>
    </w:p>
    <w:p w14:paraId="73B0FDB9" w14:textId="77777777" w:rsidR="00B610B7" w:rsidRDefault="00000000">
      <w:pPr>
        <w:spacing w:after="120"/>
      </w:pPr>
      <w:r>
        <w:t>아래를 ~/.codex/</w:t>
      </w:r>
      <w:proofErr w:type="spellStart"/>
      <w:r>
        <w:t>config.toml</w:t>
      </w:r>
      <w:proofErr w:type="spellEnd"/>
      <w:r>
        <w:t xml:space="preserve"> 로 저장하면 이 과정에 맞는 합리적 기본값이 됩니다. 모델 이름은 본인이 쓸 수 있는 최신 gpt-5.x-codex 계열로 바꾸세요.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3C7DD27B" w14:textId="77777777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0294D8" w14:textId="77777777" w:rsidR="00B610B7" w:rsidRDefault="00000000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파일: ~/.codex/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config.toml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 xml:space="preserve"> (전체 예시)</w:t>
            </w:r>
          </w:p>
          <w:p w14:paraId="46151F60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 ~/.codex/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config.toml</w:t>
            </w:r>
            <w:proofErr w:type="spellEnd"/>
          </w:p>
          <w:p w14:paraId="336177D9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── </w:t>
            </w:r>
            <w:r>
              <w:rPr>
                <w:rFonts w:ascii="Consolas" w:hAnsi="Consolas"/>
                <w:sz w:val="19"/>
                <w:szCs w:val="19"/>
              </w:rPr>
              <w:t>모델</w:t>
            </w:r>
            <w:r>
              <w:rPr>
                <w:rFonts w:ascii="Consolas" w:hAnsi="Consolas"/>
                <w:sz w:val="19"/>
                <w:szCs w:val="19"/>
              </w:rPr>
              <w:t xml:space="preserve"> ────────────────────</w:t>
            </w:r>
          </w:p>
          <w:p w14:paraId="3D3F8EBB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model = "gpt-5.1-codex"        # </w:t>
            </w:r>
            <w:r>
              <w:rPr>
                <w:rFonts w:ascii="Consolas" w:hAnsi="Consolas"/>
                <w:sz w:val="19"/>
                <w:szCs w:val="19"/>
              </w:rPr>
              <w:t>사용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가능한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최신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코덱스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모델로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지정</w:t>
            </w:r>
          </w:p>
          <w:p w14:paraId="4A53800A" w14:textId="77777777" w:rsidR="00B610B7" w:rsidRDefault="00000000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model_provider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"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openai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"      # </w:t>
            </w:r>
            <w:r>
              <w:rPr>
                <w:rFonts w:ascii="Consolas" w:hAnsi="Consolas"/>
                <w:sz w:val="19"/>
                <w:szCs w:val="19"/>
              </w:rPr>
              <w:t>기본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제공자</w:t>
            </w:r>
          </w:p>
          <w:p w14:paraId="0063CCE3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── </w:t>
            </w:r>
            <w:r>
              <w:rPr>
                <w:rFonts w:ascii="Consolas" w:hAnsi="Consolas"/>
                <w:sz w:val="19"/>
                <w:szCs w:val="19"/>
              </w:rPr>
              <w:t>안전</w:t>
            </w:r>
            <w:r>
              <w:rPr>
                <w:rFonts w:ascii="Consolas" w:hAnsi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샌드박스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&amp; </w:t>
            </w:r>
            <w:r>
              <w:rPr>
                <w:rFonts w:ascii="Consolas" w:hAnsi="Consolas"/>
                <w:sz w:val="19"/>
                <w:szCs w:val="19"/>
              </w:rPr>
              <w:t>승인</w:t>
            </w:r>
            <w:r>
              <w:rPr>
                <w:rFonts w:ascii="Consolas" w:hAnsi="Consolas"/>
                <w:sz w:val="19"/>
                <w:szCs w:val="19"/>
              </w:rPr>
              <w:t>) ────────</w:t>
            </w:r>
          </w:p>
          <w:p w14:paraId="0FB7DE5C" w14:textId="77777777" w:rsidR="00B610B7" w:rsidRDefault="00000000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sandbox_mode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"workspace-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write"   #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read-only | workspace-write | danger-full-access</w:t>
            </w:r>
          </w:p>
          <w:p w14:paraId="1BDA2440" w14:textId="77777777" w:rsidR="00B610B7" w:rsidRDefault="00000000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approval_policy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"on-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request"     #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untrusted | on-request | never</w:t>
            </w:r>
          </w:p>
          <w:p w14:paraId="1AAD6F45" w14:textId="77777777" w:rsidR="00B610B7" w:rsidRDefault="00000000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approvals_reviewer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"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user"        #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user |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auto_review</w:t>
            </w:r>
            <w:proofErr w:type="spellEnd"/>
          </w:p>
          <w:p w14:paraId="0A9262B7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sandbox_workspace_write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]</w:t>
            </w:r>
          </w:p>
          <w:p w14:paraId="2CE1C63F" w14:textId="77777777" w:rsidR="00B610B7" w:rsidRDefault="00000000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network_access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false             # </w:t>
            </w:r>
            <w:r>
              <w:rPr>
                <w:rFonts w:ascii="Consolas" w:hAnsi="Consolas"/>
                <w:sz w:val="19"/>
                <w:szCs w:val="19"/>
              </w:rPr>
              <w:t>기본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차단</w:t>
            </w:r>
            <w:r>
              <w:rPr>
                <w:rFonts w:ascii="Consolas" w:hAnsi="Consolas"/>
                <w:sz w:val="19"/>
                <w:szCs w:val="19"/>
              </w:rPr>
              <w:t xml:space="preserve">. </w:t>
            </w:r>
            <w:r>
              <w:rPr>
                <w:rFonts w:ascii="Consolas" w:hAnsi="Consolas"/>
                <w:sz w:val="19"/>
                <w:szCs w:val="19"/>
              </w:rPr>
              <w:t>설치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등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필요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일시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허용</w:t>
            </w:r>
          </w:p>
          <w:p w14:paraId="6C7F2877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writable_roots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["/</w:t>
            </w:r>
            <w:r>
              <w:rPr>
                <w:rFonts w:ascii="Consolas" w:hAnsi="Consolas"/>
                <w:sz w:val="19"/>
                <w:szCs w:val="19"/>
              </w:rPr>
              <w:t>추가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쓰기허용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경로</w:t>
            </w:r>
            <w:r>
              <w:rPr>
                <w:rFonts w:ascii="Consolas" w:hAnsi="Consolas"/>
                <w:sz w:val="19"/>
                <w:szCs w:val="19"/>
              </w:rPr>
              <w:t>"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]  #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폴더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밖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특정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경로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허용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</w:t>
            </w:r>
          </w:p>
          <w:p w14:paraId="6540454E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── </w:t>
            </w:r>
            <w:r>
              <w:rPr>
                <w:rFonts w:ascii="Consolas" w:hAnsi="Consolas"/>
                <w:sz w:val="19"/>
                <w:szCs w:val="19"/>
              </w:rPr>
              <w:t>프로젝트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규칙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문서</w:t>
            </w:r>
            <w:r>
              <w:rPr>
                <w:rFonts w:ascii="Consolas" w:hAnsi="Consolas"/>
                <w:sz w:val="19"/>
                <w:szCs w:val="19"/>
              </w:rPr>
              <w:t xml:space="preserve"> ─────────</w:t>
            </w:r>
          </w:p>
          <w:p w14:paraId="6DAFA6B6" w14:textId="77777777" w:rsidR="00B610B7" w:rsidRDefault="00000000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project_doc_fallback_filenames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["TEAM_GUIDE.md",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".agents.md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>"]</w:t>
            </w:r>
          </w:p>
          <w:p w14:paraId="069B8B1B" w14:textId="77777777" w:rsidR="00B610B7" w:rsidRDefault="00000000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project_doc_max_bytes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65536      # </w:t>
            </w:r>
            <w:r>
              <w:rPr>
                <w:rFonts w:ascii="Consolas" w:hAnsi="Consolas"/>
                <w:sz w:val="19"/>
                <w:szCs w:val="19"/>
              </w:rPr>
              <w:t>합쳐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읽는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규칙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최대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크기</w:t>
            </w:r>
            <w:r>
              <w:rPr>
                <w:rFonts w:ascii="Consolas" w:hAnsi="Consolas"/>
                <w:sz w:val="19"/>
                <w:szCs w:val="19"/>
              </w:rPr>
              <w:t>(</w:t>
            </w:r>
            <w:r>
              <w:rPr>
                <w:rFonts w:ascii="Consolas" w:hAnsi="Consolas"/>
                <w:sz w:val="19"/>
                <w:szCs w:val="19"/>
              </w:rPr>
              <w:t>기본</w:t>
            </w:r>
            <w:r>
              <w:rPr>
                <w:rFonts w:ascii="Consolas" w:hAnsi="Consolas"/>
                <w:sz w:val="19"/>
                <w:szCs w:val="19"/>
              </w:rPr>
              <w:t xml:space="preserve"> 32KiB)</w:t>
            </w:r>
          </w:p>
          <w:p w14:paraId="18344F5F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── </w:t>
            </w:r>
            <w:r>
              <w:rPr>
                <w:rFonts w:ascii="Consolas" w:hAnsi="Consolas"/>
                <w:sz w:val="19"/>
                <w:szCs w:val="19"/>
              </w:rPr>
              <w:t>선택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기능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플래그</w:t>
            </w:r>
            <w:r>
              <w:rPr>
                <w:rFonts w:ascii="Consolas" w:hAnsi="Consolas"/>
                <w:sz w:val="19"/>
                <w:szCs w:val="19"/>
              </w:rPr>
              <w:t xml:space="preserve"> ──────────</w:t>
            </w:r>
          </w:p>
          <w:p w14:paraId="29D5AAB5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[features]</w:t>
            </w:r>
          </w:p>
          <w:p w14:paraId="0502A844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goals = true                       # /goal (</w:t>
            </w:r>
            <w:r>
              <w:rPr>
                <w:rFonts w:ascii="Consolas" w:hAnsi="Consolas"/>
                <w:sz w:val="19"/>
                <w:szCs w:val="19"/>
              </w:rPr>
              <w:t>목표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모드</w:t>
            </w:r>
            <w:r>
              <w:rPr>
                <w:rFonts w:ascii="Consolas" w:hAnsi="Consolas"/>
                <w:sz w:val="19"/>
                <w:szCs w:val="19"/>
              </w:rPr>
              <w:t xml:space="preserve">) </w:t>
            </w:r>
            <w:r>
              <w:rPr>
                <w:rFonts w:ascii="Consolas" w:hAnsi="Consolas"/>
                <w:sz w:val="19"/>
                <w:szCs w:val="19"/>
              </w:rPr>
              <w:t>사용</w:t>
            </w:r>
          </w:p>
          <w:p w14:paraId="51FDE942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── </w:t>
            </w:r>
            <w:r>
              <w:rPr>
                <w:rFonts w:ascii="Consolas" w:hAnsi="Consolas"/>
                <w:sz w:val="19"/>
                <w:szCs w:val="19"/>
              </w:rPr>
              <w:t>외부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도구</w:t>
            </w:r>
            <w:r>
              <w:rPr>
                <w:rFonts w:ascii="Consolas" w:hAnsi="Consolas"/>
                <w:sz w:val="19"/>
                <w:szCs w:val="19"/>
              </w:rPr>
              <w:t>(MCP) ───────────</w:t>
            </w:r>
          </w:p>
          <w:p w14:paraId="14EA576E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 [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mcp_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servers.github</w:t>
            </w:r>
            <w:proofErr w:type="spellEnd"/>
            <w:proofErr w:type="gramEnd"/>
            <w:r>
              <w:rPr>
                <w:rFonts w:ascii="Consolas" w:hAnsi="Consolas"/>
                <w:sz w:val="19"/>
                <w:szCs w:val="19"/>
              </w:rPr>
              <w:t>]</w:t>
            </w:r>
          </w:p>
          <w:p w14:paraId="7D28D140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url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"https://.../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mcp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"          # </w:t>
            </w:r>
            <w:r>
              <w:rPr>
                <w:rFonts w:ascii="Consolas" w:hAnsi="Consolas"/>
                <w:sz w:val="19"/>
                <w:szCs w:val="19"/>
              </w:rPr>
              <w:t>또는</w:t>
            </w:r>
            <w:r>
              <w:rPr>
                <w:rFonts w:ascii="Consolas" w:hAnsi="Consolas"/>
                <w:sz w:val="19"/>
                <w:szCs w:val="19"/>
              </w:rPr>
              <w:t xml:space="preserve"> command =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"..."(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>STDIO)</w:t>
            </w:r>
          </w:p>
          <w:p w14:paraId="21F09098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env =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{ GITHUB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_TOKEN =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"..." }</w:t>
            </w:r>
            <w:proofErr w:type="gramEnd"/>
          </w:p>
          <w:p w14:paraId="24E7D2F0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── </w:t>
            </w:r>
            <w:r>
              <w:rPr>
                <w:rFonts w:ascii="Consolas" w:hAnsi="Consolas"/>
                <w:sz w:val="19"/>
                <w:szCs w:val="19"/>
              </w:rPr>
              <w:t>커스텀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모델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제공자</w:t>
            </w:r>
            <w:r>
              <w:rPr>
                <w:rFonts w:ascii="Consolas" w:hAnsi="Consolas"/>
                <w:sz w:val="19"/>
                <w:szCs w:val="19"/>
              </w:rPr>
              <w:t>(</w:t>
            </w:r>
            <w:r>
              <w:rPr>
                <w:rFonts w:ascii="Consolas" w:hAnsi="Consolas"/>
                <w:sz w:val="19"/>
                <w:szCs w:val="19"/>
              </w:rPr>
              <w:t>선택</w:t>
            </w:r>
            <w:r>
              <w:rPr>
                <w:rFonts w:ascii="Consolas" w:hAnsi="Consolas"/>
                <w:sz w:val="19"/>
                <w:szCs w:val="19"/>
              </w:rPr>
              <w:t>) ─────</w:t>
            </w:r>
          </w:p>
          <w:p w14:paraId="6C94121C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 [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model_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providers.proxy</w:t>
            </w:r>
            <w:proofErr w:type="spellEnd"/>
            <w:proofErr w:type="gramEnd"/>
            <w:r>
              <w:rPr>
                <w:rFonts w:ascii="Consolas" w:hAnsi="Consolas"/>
                <w:sz w:val="19"/>
                <w:szCs w:val="19"/>
              </w:rPr>
              <w:t>]</w:t>
            </w:r>
          </w:p>
          <w:p w14:paraId="07879C9C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 name = "My proxy"</w:t>
            </w:r>
          </w:p>
          <w:p w14:paraId="788FB774" w14:textId="77777777" w:rsidR="00B610B7" w:rsidRDefault="00000000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base_url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"https://..."</w:t>
            </w:r>
          </w:p>
        </w:tc>
      </w:tr>
    </w:tbl>
    <w:p w14:paraId="42007D8B" w14:textId="77777777" w:rsidR="00B610B7" w:rsidRDefault="00B610B7">
      <w:pPr>
        <w:spacing w:after="4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03A30F72" w14:textId="77777777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DD1491" w14:textId="77777777" w:rsidR="00B610B7" w:rsidRDefault="00000000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자주 쓰는 CLI 플래그</w:t>
            </w:r>
          </w:p>
          <w:p w14:paraId="676AB4B2" w14:textId="77777777" w:rsidR="00B610B7" w:rsidRDefault="00000000">
            <w:pPr>
              <w:spacing w:line="272" w:lineRule="auto"/>
            </w:pPr>
            <w:r>
              <w:rPr>
                <w:sz w:val="21"/>
                <w:szCs w:val="21"/>
              </w:rPr>
              <w:t>--</w:t>
            </w:r>
            <w:proofErr w:type="gramStart"/>
            <w:r>
              <w:rPr>
                <w:sz w:val="21"/>
                <w:szCs w:val="21"/>
              </w:rPr>
              <w:t>sandbox /</w:t>
            </w:r>
            <w:proofErr w:type="gramEnd"/>
            <w:r>
              <w:rPr>
                <w:sz w:val="21"/>
                <w:szCs w:val="21"/>
              </w:rPr>
              <w:t xml:space="preserve"> -s (범위) · --ask-for-</w:t>
            </w:r>
            <w:proofErr w:type="gramStart"/>
            <w:r>
              <w:rPr>
                <w:sz w:val="21"/>
                <w:szCs w:val="21"/>
              </w:rPr>
              <w:t>approval /</w:t>
            </w:r>
            <w:proofErr w:type="gramEnd"/>
            <w:r>
              <w:rPr>
                <w:sz w:val="21"/>
                <w:szCs w:val="21"/>
              </w:rPr>
              <w:t xml:space="preserve"> -a (승인) · --cd (작업 폴더) · --profile (프로필) · -c key=value (일시 설정) · --full-auto (자동) · exec (비대화형)</w:t>
            </w:r>
          </w:p>
        </w:tc>
      </w:tr>
    </w:tbl>
    <w:p w14:paraId="219448C8" w14:textId="77777777" w:rsidR="00B610B7" w:rsidRDefault="00000000">
      <w:r>
        <w:br w:type="page"/>
      </w:r>
    </w:p>
    <w:p w14:paraId="50B8D541" w14:textId="77777777" w:rsidR="00B610B7" w:rsidRDefault="00000000">
      <w:pPr>
        <w:pStyle w:val="1"/>
        <w:spacing w:before="320" w:after="140"/>
      </w:pPr>
      <w:bookmarkStart w:id="35" w:name="_Toc237702170"/>
      <w:r>
        <w:rPr>
          <w:b/>
          <w:bCs/>
          <w:color w:val="6B5B3E"/>
          <w:sz w:val="30"/>
          <w:szCs w:val="30"/>
        </w:rPr>
        <w:lastRenderedPageBreak/>
        <w:t>부록 C. AGENTS.md 템플릿 (복사용)</w:t>
      </w:r>
      <w:bookmarkEnd w:id="35"/>
    </w:p>
    <w:p w14:paraId="5DDA0C15" w14:textId="77777777" w:rsidR="00B610B7" w:rsidRDefault="00000000">
      <w:pPr>
        <w:spacing w:after="120"/>
      </w:pPr>
      <w:r>
        <w:t>새 프로젝트를 시작할 때 그대로 붙여 넣고 빈칸을 채우세요.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B610B7" w14:paraId="127068B9" w14:textId="77777777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0E69EF" w14:textId="77777777" w:rsidR="00B610B7" w:rsidRDefault="00000000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파일: AGENTS.md (템플릿)</w:t>
            </w:r>
          </w:p>
          <w:p w14:paraId="7102A34E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 AGENTS.md</w:t>
            </w:r>
          </w:p>
          <w:p w14:paraId="0D3FCAFE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r>
              <w:rPr>
                <w:rFonts w:ascii="Consolas" w:hAnsi="Consolas"/>
                <w:sz w:val="19"/>
                <w:szCs w:val="19"/>
              </w:rPr>
              <w:t>프로젝트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개요</w:t>
            </w:r>
          </w:p>
          <w:p w14:paraId="635B3C3A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무엇을</w:t>
            </w:r>
            <w:r>
              <w:rPr>
                <w:rFonts w:ascii="Consolas" w:hAnsi="Consolas"/>
                <w:sz w:val="19"/>
                <w:szCs w:val="19"/>
              </w:rPr>
              <w:t>: (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3E2261A0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기술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스택</w:t>
            </w:r>
            <w:r>
              <w:rPr>
                <w:rFonts w:ascii="Consolas" w:hAnsi="Consolas"/>
                <w:sz w:val="19"/>
                <w:szCs w:val="19"/>
              </w:rPr>
              <w:t>: (</w:t>
            </w:r>
            <w:r>
              <w:rPr>
                <w:rFonts w:ascii="Consolas" w:hAnsi="Consolas"/>
                <w:sz w:val="19"/>
                <w:szCs w:val="19"/>
              </w:rPr>
              <w:t>프론트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백</w:t>
            </w:r>
            <w:r>
              <w:rPr>
                <w:rFonts w:ascii="Consolas" w:hAnsi="Consolas"/>
                <w:sz w:val="19"/>
                <w:szCs w:val="19"/>
              </w:rPr>
              <w:t>/DB)</w:t>
            </w:r>
          </w:p>
          <w:p w14:paraId="480807D3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r>
              <w:rPr>
                <w:rFonts w:ascii="Consolas" w:hAnsi="Consolas"/>
                <w:sz w:val="19"/>
                <w:szCs w:val="19"/>
              </w:rPr>
              <w:t>셋업</w:t>
            </w:r>
          </w:p>
          <w:p w14:paraId="7720F52D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설치</w:t>
            </w:r>
            <w:r>
              <w:rPr>
                <w:rFonts w:ascii="Consolas" w:hAnsi="Consolas"/>
                <w:sz w:val="19"/>
                <w:szCs w:val="19"/>
              </w:rPr>
              <w:t>: (</w:t>
            </w:r>
            <w:r>
              <w:rPr>
                <w:rFonts w:ascii="Consolas" w:hAnsi="Consolas"/>
                <w:sz w:val="19"/>
                <w:szCs w:val="19"/>
              </w:rPr>
              <w:t>예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install)</w:t>
            </w:r>
          </w:p>
          <w:p w14:paraId="466AC325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개발</w:t>
            </w:r>
            <w:r>
              <w:rPr>
                <w:rFonts w:ascii="Consolas" w:hAnsi="Consolas"/>
                <w:sz w:val="19"/>
                <w:szCs w:val="19"/>
              </w:rPr>
              <w:t>: (</w:t>
            </w:r>
            <w:r>
              <w:rPr>
                <w:rFonts w:ascii="Consolas" w:hAnsi="Consolas"/>
                <w:sz w:val="19"/>
                <w:szCs w:val="19"/>
              </w:rPr>
              <w:t>예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dev)</w:t>
            </w:r>
          </w:p>
          <w:p w14:paraId="08CD4FC4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빌드</w:t>
            </w:r>
            <w:r>
              <w:rPr>
                <w:rFonts w:ascii="Consolas" w:hAnsi="Consolas"/>
                <w:sz w:val="19"/>
                <w:szCs w:val="19"/>
              </w:rPr>
              <w:t>: (</w:t>
            </w:r>
            <w:r>
              <w:rPr>
                <w:rFonts w:ascii="Consolas" w:hAnsi="Consolas"/>
                <w:sz w:val="19"/>
                <w:szCs w:val="19"/>
              </w:rPr>
              <w:t>예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build)</w:t>
            </w:r>
          </w:p>
          <w:p w14:paraId="4779C634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## Definition of Done (</w:t>
            </w:r>
            <w:r>
              <w:rPr>
                <w:rFonts w:ascii="Consolas" w:hAnsi="Consolas"/>
                <w:sz w:val="19"/>
                <w:szCs w:val="19"/>
              </w:rPr>
              <w:t>완료의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정의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25B594FB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다음이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모두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통과하기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전에는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끝났다고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하지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>:</w:t>
            </w:r>
          </w:p>
          <w:p w14:paraId="42211DBA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(</w:t>
            </w:r>
            <w:r>
              <w:rPr>
                <w:rFonts w:ascii="Consolas" w:hAnsi="Consolas"/>
                <w:sz w:val="19"/>
                <w:szCs w:val="19"/>
              </w:rPr>
              <w:t>예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typecheck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lint &amp;&amp;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test)</w:t>
            </w:r>
          </w:p>
          <w:p w14:paraId="0B7E396C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실패하면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로그를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보고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고쳐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다시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통과시키고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통과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로그를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요약한다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046D9757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r>
              <w:rPr>
                <w:rFonts w:ascii="Consolas" w:hAnsi="Consolas"/>
                <w:sz w:val="19"/>
                <w:szCs w:val="19"/>
              </w:rPr>
              <w:t>코드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규칙</w:t>
            </w:r>
          </w:p>
          <w:p w14:paraId="7B53936F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들여쓰기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스타일</w:t>
            </w:r>
            <w:r>
              <w:rPr>
                <w:rFonts w:ascii="Consolas" w:hAnsi="Consolas"/>
                <w:sz w:val="19"/>
                <w:szCs w:val="19"/>
              </w:rPr>
              <w:t>: (</w:t>
            </w:r>
            <w:r>
              <w:rPr>
                <w:rFonts w:ascii="Consolas" w:hAnsi="Consolas"/>
                <w:sz w:val="19"/>
                <w:szCs w:val="19"/>
              </w:rPr>
              <w:t>예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r>
              <w:rPr>
                <w:rFonts w:ascii="Consolas" w:hAnsi="Consolas"/>
                <w:sz w:val="19"/>
                <w:szCs w:val="19"/>
              </w:rPr>
              <w:t>스페이스</w:t>
            </w:r>
            <w:r>
              <w:rPr>
                <w:rFonts w:ascii="Consolas" w:hAnsi="Consolas"/>
                <w:sz w:val="19"/>
                <w:szCs w:val="19"/>
              </w:rPr>
              <w:t xml:space="preserve"> 2</w:t>
            </w:r>
            <w:r>
              <w:rPr>
                <w:rFonts w:ascii="Consolas" w:hAnsi="Consolas"/>
                <w:sz w:val="19"/>
                <w:szCs w:val="19"/>
              </w:rPr>
              <w:t>칸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504BF751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금지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r>
              <w:rPr>
                <w:rFonts w:ascii="Consolas" w:hAnsi="Consolas"/>
                <w:sz w:val="19"/>
                <w:szCs w:val="19"/>
              </w:rPr>
              <w:t>비밀키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하드코딩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무분별한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의존성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추가</w:t>
            </w:r>
          </w:p>
          <w:p w14:paraId="0D5BD125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새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운영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의존성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추가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전에는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먼저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물어볼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</w:p>
          <w:p w14:paraId="16732F71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커밋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/PR </w:t>
            </w:r>
            <w:r>
              <w:rPr>
                <w:rFonts w:ascii="Consolas" w:hAnsi="Consolas"/>
                <w:sz w:val="19"/>
                <w:szCs w:val="19"/>
              </w:rPr>
              <w:t>규칙</w:t>
            </w:r>
          </w:p>
          <w:p w14:paraId="5BEFC1F7" w14:textId="77777777" w:rsidR="00B610B7" w:rsidRDefault="00000000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커밋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메시지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요약</w:t>
            </w:r>
            <w:r>
              <w:rPr>
                <w:rFonts w:ascii="Consolas" w:hAnsi="Consolas"/>
                <w:sz w:val="19"/>
                <w:szCs w:val="19"/>
              </w:rPr>
              <w:t xml:space="preserve"> + </w:t>
            </w:r>
            <w:r>
              <w:rPr>
                <w:rFonts w:ascii="Consolas" w:hAnsi="Consolas"/>
                <w:sz w:val="19"/>
                <w:szCs w:val="19"/>
              </w:rPr>
              <w:t>변경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이유</w:t>
            </w:r>
          </w:p>
          <w:p w14:paraId="17F0F840" w14:textId="77777777" w:rsidR="00B610B7" w:rsidRDefault="00000000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</w:t>
            </w:r>
            <w:r>
              <w:rPr>
                <w:rFonts w:ascii="Consolas" w:hAnsi="Consolas"/>
                <w:sz w:val="19"/>
                <w:szCs w:val="19"/>
              </w:rPr>
              <w:t xml:space="preserve"> =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커밋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(</w:t>
            </w:r>
            <w:r>
              <w:rPr>
                <w:rFonts w:ascii="Consolas" w:hAnsi="Consolas"/>
                <w:sz w:val="19"/>
                <w:szCs w:val="19"/>
              </w:rPr>
              <w:t>가능하면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</w:tc>
      </w:tr>
    </w:tbl>
    <w:p w14:paraId="7D6E40E5" w14:textId="77777777" w:rsidR="00B610B7" w:rsidRDefault="00000000">
      <w:r>
        <w:br w:type="page"/>
      </w:r>
    </w:p>
    <w:p w14:paraId="09BC7A2B" w14:textId="77777777" w:rsidR="00B610B7" w:rsidRDefault="00000000">
      <w:pPr>
        <w:pStyle w:val="1"/>
        <w:spacing w:before="320" w:after="140"/>
      </w:pPr>
      <w:bookmarkStart w:id="36" w:name="_Toc237702171"/>
      <w:r>
        <w:rPr>
          <w:b/>
          <w:bCs/>
          <w:color w:val="6B5B3E"/>
          <w:sz w:val="30"/>
          <w:szCs w:val="30"/>
        </w:rPr>
        <w:lastRenderedPageBreak/>
        <w:t>부록 D. 용어집</w:t>
      </w:r>
      <w:bookmarkEnd w:id="36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0"/>
      </w:tblGrid>
      <w:tr w:rsidR="00B610B7" w14:paraId="5A8F459B" w14:textId="77777777">
        <w:trPr>
          <w:tblHeader/>
        </w:trPr>
        <w:tc>
          <w:tcPr>
            <w:tcW w:w="25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A78988" w14:textId="77777777" w:rsidR="00B610B7" w:rsidRDefault="00000000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용어</w:t>
            </w:r>
          </w:p>
        </w:tc>
        <w:tc>
          <w:tcPr>
            <w:tcW w:w="65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53EBF1" w14:textId="77777777" w:rsidR="00B610B7" w:rsidRDefault="00000000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뜻</w:t>
            </w:r>
          </w:p>
        </w:tc>
      </w:tr>
      <w:tr w:rsidR="00B610B7" w14:paraId="181DDE23" w14:textId="77777777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6E28F8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268DE2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터미널·에디터에서 코드를 직접 읽고 고치고 명령을 실행하는 코딩 에이전트.</w:t>
            </w:r>
          </w:p>
        </w:tc>
      </w:tr>
      <w:tr w:rsidR="00B610B7" w14:paraId="59CF9569" w14:textId="77777777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DF9FAF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사용 방식(Surface)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FDD48A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Codex를 쓰는 창구 — App · IDE 확장 · CLI.</w:t>
            </w:r>
          </w:p>
        </w:tc>
      </w:tr>
      <w:tr w:rsidR="00B610B7" w14:paraId="665FF903" w14:textId="77777777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A3D0D6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스레드(Thread)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8F669A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하나의 작업 세션. 여러 프롬프트가 이어진 대화.</w:t>
            </w:r>
          </w:p>
        </w:tc>
      </w:tr>
      <w:tr w:rsidR="00B610B7" w14:paraId="4B659706" w14:textId="77777777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E0C47B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컨텍스트 윈도우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DE54BC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한 스레드의 정보가 들어가는 모델의 작업 기억 한도.</w:t>
            </w:r>
          </w:p>
        </w:tc>
      </w:tr>
      <w:tr w:rsidR="00B610B7" w14:paraId="4779930D" w14:textId="77777777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5F9C38" w14:textId="77777777" w:rsidR="00B610B7" w:rsidRDefault="00000000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컴팩션</w:t>
            </w:r>
            <w:proofErr w:type="spellEnd"/>
            <w:r>
              <w:rPr>
                <w:color w:val="000000"/>
                <w:sz w:val="21"/>
                <w:szCs w:val="21"/>
              </w:rPr>
              <w:t>(Compaction)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F8DE6B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한도에 가까워지면 중요한 내용만 요약해 작업을 이어 가는 기능.</w:t>
            </w:r>
          </w:p>
        </w:tc>
      </w:tr>
      <w:tr w:rsidR="00B610B7" w14:paraId="2B805323" w14:textId="77777777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0B2DF2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AGENTS.md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EE56AF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작업 전 자동 로드되는 프로젝트 상시 규칙 문서.</w:t>
            </w:r>
          </w:p>
        </w:tc>
      </w:tr>
      <w:tr w:rsidR="00B610B7" w14:paraId="4D82D755" w14:textId="77777777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023E34" w14:textId="77777777" w:rsidR="00B610B7" w:rsidRDefault="00000000">
            <w:pPr>
              <w:spacing w:line="264" w:lineRule="auto"/>
            </w:pPr>
            <w:proofErr w:type="spellStart"/>
            <w:proofErr w:type="gramStart"/>
            <w:r>
              <w:rPr>
                <w:color w:val="000000"/>
                <w:sz w:val="21"/>
                <w:szCs w:val="21"/>
              </w:rPr>
              <w:t>config.toml</w:t>
            </w:r>
            <w:proofErr w:type="spellEnd"/>
            <w:proofErr w:type="gramEnd"/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193E95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모델·승인·</w:t>
            </w:r>
            <w:proofErr w:type="spellStart"/>
            <w:r>
              <w:rPr>
                <w:color w:val="000000"/>
                <w:sz w:val="21"/>
                <w:szCs w:val="21"/>
              </w:rPr>
              <w:t>샌드박스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등 Codex 기본 동작 설정 파일.</w:t>
            </w:r>
          </w:p>
        </w:tc>
      </w:tr>
      <w:tr w:rsidR="00B610B7" w14:paraId="6EB6C90A" w14:textId="77777777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8BC5CD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Sandbox(</w:t>
            </w:r>
            <w:proofErr w:type="spellStart"/>
            <w:r>
              <w:rPr>
                <w:color w:val="000000"/>
                <w:sz w:val="21"/>
                <w:szCs w:val="21"/>
              </w:rPr>
              <w:t>샌드박스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300EDC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Codex의 파일/네트워크 접근 '범위'.</w:t>
            </w:r>
          </w:p>
        </w:tc>
      </w:tr>
      <w:tr w:rsidR="00B610B7" w14:paraId="4650A759" w14:textId="77777777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4B6A88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Approvals(승인)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42E4CE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위험 행동 전 사람에게 묻는 '시점' 정책.</w:t>
            </w:r>
          </w:p>
        </w:tc>
      </w:tr>
      <w:tr w:rsidR="00B610B7" w14:paraId="485DAB2A" w14:textId="77777777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30EC7B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Harness(</w:t>
            </w:r>
            <w:proofErr w:type="spellStart"/>
            <w:r>
              <w:rPr>
                <w:color w:val="000000"/>
                <w:sz w:val="21"/>
                <w:szCs w:val="21"/>
              </w:rPr>
              <w:t>하네스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ECFAC8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빌드·테스트·배포·로그로 결과를 검증하는 틀.</w:t>
            </w:r>
          </w:p>
        </w:tc>
      </w:tr>
      <w:tr w:rsidR="00B610B7" w14:paraId="16B98C21" w14:textId="77777777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7C424C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 exec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0847DB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사람 개입 없이 끝까지 도는 비대화형 실행(CI용).</w:t>
            </w:r>
          </w:p>
        </w:tc>
      </w:tr>
      <w:tr w:rsidR="00B610B7" w14:paraId="46D11665" w14:textId="77777777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419338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MCP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B9C540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외부 도구(GitHub 등)를 Codex에 연결하는 표준 규약.</w:t>
            </w:r>
          </w:p>
        </w:tc>
      </w:tr>
      <w:tr w:rsidR="00B610B7" w14:paraId="4CA22500" w14:textId="77777777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54FAFA" w14:textId="77777777" w:rsidR="00B610B7" w:rsidRDefault="00000000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Worktree</w:t>
            </w:r>
            <w:proofErr w:type="spellEnd"/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2D444C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 xml:space="preserve">같은 저장소를 여러 폴더로 동시에 </w:t>
            </w:r>
            <w:proofErr w:type="spellStart"/>
            <w:r>
              <w:rPr>
                <w:color w:val="000000"/>
                <w:sz w:val="21"/>
                <w:szCs w:val="21"/>
              </w:rPr>
              <w:t>체크아웃하는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Git 기능.</w:t>
            </w:r>
          </w:p>
        </w:tc>
      </w:tr>
      <w:tr w:rsidR="00B610B7" w14:paraId="0B1FC03E" w14:textId="77777777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72418D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PRD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497BD0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제품 요구사항 정의서 — 무엇을 왜 만드는지 적은 문서.</w:t>
            </w:r>
          </w:p>
        </w:tc>
      </w:tr>
      <w:tr w:rsidR="00B610B7" w14:paraId="60BAB9A6" w14:textId="77777777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1ED0A8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KV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379779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Cloudflare의 키-값 저장소(코드→URL 저장에 사용).</w:t>
            </w:r>
          </w:p>
        </w:tc>
      </w:tr>
      <w:tr w:rsidR="00B610B7" w14:paraId="48D0EEB5" w14:textId="77777777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70F416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Functions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50E793" w14:textId="77777777" w:rsidR="00B610B7" w:rsidRDefault="00000000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 xml:space="preserve">Cloudflare Pages의 서버리스 </w:t>
            </w:r>
            <w:proofErr w:type="spellStart"/>
            <w:r>
              <w:rPr>
                <w:color w:val="000000"/>
                <w:sz w:val="21"/>
                <w:szCs w:val="21"/>
              </w:rPr>
              <w:t>백엔드</w:t>
            </w:r>
            <w:proofErr w:type="spellEnd"/>
            <w:r>
              <w:rPr>
                <w:color w:val="000000"/>
                <w:sz w:val="21"/>
                <w:szCs w:val="21"/>
              </w:rPr>
              <w:t>(API·</w:t>
            </w:r>
            <w:proofErr w:type="spellStart"/>
            <w:r>
              <w:rPr>
                <w:color w:val="000000"/>
                <w:sz w:val="21"/>
                <w:szCs w:val="21"/>
              </w:rPr>
              <w:t>리다이렉트</w:t>
            </w:r>
            <w:proofErr w:type="spellEnd"/>
            <w:r>
              <w:rPr>
                <w:color w:val="000000"/>
                <w:sz w:val="21"/>
                <w:szCs w:val="21"/>
              </w:rPr>
              <w:t>).</w:t>
            </w:r>
          </w:p>
        </w:tc>
      </w:tr>
    </w:tbl>
    <w:p w14:paraId="12627CB5" w14:textId="77777777" w:rsidR="00B610B7" w:rsidRDefault="00B610B7">
      <w:pPr>
        <w:spacing w:after="30"/>
      </w:pPr>
    </w:p>
    <w:p w14:paraId="6756F542" w14:textId="77777777" w:rsidR="00B610B7" w:rsidRDefault="00000000">
      <w:pPr>
        <w:spacing w:after="120"/>
      </w:pPr>
      <w:r>
        <w:rPr>
          <w:b/>
          <w:bCs/>
        </w:rPr>
        <w:t xml:space="preserve">공식 문서: </w:t>
      </w:r>
      <w:r>
        <w:t>Codex 문서(developers.openai.com/codex), AGENTS.md(agents.md). 제품·기능은 업데이트될 수 있으니, 막힐 때는 공식 문서의 최신 안내를 함께 확인하세요.</w:t>
      </w:r>
    </w:p>
    <w:p w14:paraId="5389FD41" w14:textId="77777777" w:rsidR="00FE78ED" w:rsidRPr="00AD0234" w:rsidRDefault="00000000" w:rsidP="00FE78ED">
      <w:pPr>
        <w:pStyle w:val="1"/>
        <w:rPr>
          <w:b/>
          <w:bCs/>
          <w:color w:val="6B5B3E"/>
          <w:sz w:val="30"/>
          <w:szCs w:val="30"/>
        </w:rPr>
      </w:pPr>
      <w:r>
        <w:br w:type="page"/>
      </w:r>
      <w:bookmarkStart w:id="37" w:name="_Toc231712988"/>
      <w:r w:rsidR="00FE78ED">
        <w:rPr>
          <w:b/>
          <w:bCs/>
          <w:color w:val="6B5B3E"/>
          <w:sz w:val="30"/>
          <w:szCs w:val="30"/>
        </w:rPr>
        <w:lastRenderedPageBreak/>
        <w:t xml:space="preserve">부록 </w:t>
      </w:r>
      <w:r w:rsidR="00FE78ED">
        <w:rPr>
          <w:rFonts w:hint="eastAsia"/>
          <w:b/>
          <w:bCs/>
          <w:color w:val="6B5B3E"/>
          <w:sz w:val="30"/>
          <w:szCs w:val="30"/>
        </w:rPr>
        <w:t>E</w:t>
      </w:r>
      <w:r w:rsidR="00FE78ED">
        <w:rPr>
          <w:b/>
          <w:bCs/>
          <w:color w:val="6B5B3E"/>
          <w:sz w:val="30"/>
          <w:szCs w:val="30"/>
        </w:rPr>
        <w:t>. 참고 자료</w:t>
      </w:r>
      <w:bookmarkEnd w:id="37"/>
    </w:p>
    <w:p w14:paraId="6FC58DB6" w14:textId="77777777" w:rsidR="00FE78ED" w:rsidRDefault="00FE78ED" w:rsidP="00FE78ED">
      <w:pPr>
        <w:pStyle w:val="3"/>
      </w:pPr>
      <w:r>
        <w:t>1장</w:t>
      </w:r>
    </w:p>
    <w:p w14:paraId="08DA7CED" w14:textId="77777777" w:rsidR="00FE78ED" w:rsidRDefault="00FE78ED" w:rsidP="00FE78ED">
      <w:pPr>
        <w:pStyle w:val="a4"/>
        <w:numPr>
          <w:ilvl w:val="0"/>
          <w:numId w:val="3"/>
        </w:numPr>
        <w:spacing w:after="60" w:line="276" w:lineRule="auto"/>
      </w:pPr>
      <w:r>
        <w:t>AI Futures Project, ‘AI 2027’ (</w:t>
      </w:r>
      <w:proofErr w:type="gramStart"/>
      <w:r>
        <w:t>ai-2027.com /</w:t>
      </w:r>
      <w:proofErr w:type="gramEnd"/>
      <w:r>
        <w:t xml:space="preserve"> blog.aifutures.org) — 시나리오 원문 및 해설.</w:t>
      </w:r>
    </w:p>
    <w:p w14:paraId="40F742AD" w14:textId="77777777" w:rsidR="00FE78ED" w:rsidRDefault="00FE78ED" w:rsidP="00FE78ED">
      <w:pPr>
        <w:pStyle w:val="a4"/>
        <w:numPr>
          <w:ilvl w:val="0"/>
          <w:numId w:val="3"/>
        </w:numPr>
        <w:spacing w:after="60" w:line="276" w:lineRule="auto"/>
      </w:pPr>
      <w:r>
        <w:t xml:space="preserve">LLM 지형 비교: </w:t>
      </w:r>
      <w:proofErr w:type="spellStart"/>
      <w:r>
        <w:t>Vellum·LLM-Stats·Zapier</w:t>
      </w:r>
      <w:proofErr w:type="spellEnd"/>
      <w:r>
        <w:t xml:space="preserve"> 등 2026년 LLM 리더보드/비교 자료(시점에 따라 갱신됨).</w:t>
      </w:r>
    </w:p>
    <w:p w14:paraId="68C5B1A0" w14:textId="77777777" w:rsidR="00FE78ED" w:rsidRDefault="00FE78ED" w:rsidP="00FE78ED">
      <w:pPr>
        <w:pStyle w:val="a4"/>
        <w:numPr>
          <w:ilvl w:val="0"/>
          <w:numId w:val="3"/>
        </w:numPr>
        <w:spacing w:after="60" w:line="276" w:lineRule="auto"/>
      </w:pPr>
      <w:r>
        <w:t>반대 관점: Narayanan &amp; Kapoor, ‘AI as Normal Technology’ — 점진적 변화 관점.</w:t>
      </w:r>
    </w:p>
    <w:p w14:paraId="033C2B9C" w14:textId="77777777" w:rsidR="00FE78ED" w:rsidRDefault="00FE78ED" w:rsidP="00FE78ED">
      <w:pPr>
        <w:pStyle w:val="3"/>
      </w:pPr>
      <w:r>
        <w:t>2장</w:t>
      </w:r>
    </w:p>
    <w:p w14:paraId="3661A30A" w14:textId="77777777" w:rsidR="00FE78ED" w:rsidRDefault="00FE78ED" w:rsidP="00FE78ED">
      <w:pPr>
        <w:pStyle w:val="a4"/>
        <w:numPr>
          <w:ilvl w:val="0"/>
          <w:numId w:val="3"/>
        </w:numPr>
        <w:spacing w:after="60" w:line="276" w:lineRule="auto"/>
      </w:pPr>
      <w:r>
        <w:t xml:space="preserve">Andrew Ng &amp; Isa </w:t>
      </w:r>
      <w:proofErr w:type="gramStart"/>
      <w:r>
        <w:t>Fulford, ‘</w:t>
      </w:r>
      <w:proofErr w:type="gramEnd"/>
      <w:r>
        <w:t xml:space="preserve">ChatGPT Prompt Engineering for </w:t>
      </w:r>
      <w:proofErr w:type="gramStart"/>
      <w:r>
        <w:t>Developers’ —</w:t>
      </w:r>
      <w:proofErr w:type="gramEnd"/>
      <w:r>
        <w:t xml:space="preserve"> DeepLearning.AI × OpenAI.</w:t>
      </w:r>
    </w:p>
    <w:p w14:paraId="5AB88648" w14:textId="77777777" w:rsidR="00FE78ED" w:rsidRDefault="00FE78ED" w:rsidP="00FE78ED">
      <w:pPr>
        <w:pStyle w:val="a4"/>
        <w:numPr>
          <w:ilvl w:val="0"/>
          <w:numId w:val="3"/>
        </w:numPr>
        <w:spacing w:after="60" w:line="276" w:lineRule="auto"/>
      </w:pPr>
      <w:r>
        <w:t>‘Full AI Prompting Course with Andrew Ng’, ‘Learn Prompt Engineering from Scratch – Full FREE Course’ (YouTube).</w:t>
      </w:r>
    </w:p>
    <w:p w14:paraId="74046C38" w14:textId="77777777" w:rsidR="00FE78ED" w:rsidRDefault="00FE78ED" w:rsidP="00FE78ED">
      <w:pPr>
        <w:pStyle w:val="a4"/>
        <w:numPr>
          <w:ilvl w:val="0"/>
          <w:numId w:val="3"/>
        </w:numPr>
        <w:spacing w:after="60" w:line="276" w:lineRule="auto"/>
      </w:pPr>
      <w:r>
        <w:t xml:space="preserve">Stanford CS230 (Autumn 2025) Lecture </w:t>
      </w:r>
      <w:proofErr w:type="gramStart"/>
      <w:r>
        <w:t>8: ‘</w:t>
      </w:r>
      <w:proofErr w:type="gramEnd"/>
      <w:r>
        <w:t>Agents, Prompts, and RAG’.</w:t>
      </w:r>
    </w:p>
    <w:p w14:paraId="68B8880B" w14:textId="77777777" w:rsidR="00FE78ED" w:rsidRDefault="00FE78ED" w:rsidP="00FE78ED">
      <w:pPr>
        <w:pStyle w:val="a4"/>
        <w:numPr>
          <w:ilvl w:val="0"/>
          <w:numId w:val="3"/>
        </w:numPr>
        <w:spacing w:after="60" w:line="276" w:lineRule="auto"/>
      </w:pPr>
      <w:r>
        <w:t>Prompt Engineering Guide(promptingguide.ai) — zero/</w:t>
      </w:r>
      <w:proofErr w:type="spellStart"/>
      <w:r>
        <w:t>few-shot·CoT·RAG·ReAct</w:t>
      </w:r>
      <w:proofErr w:type="spellEnd"/>
      <w:r>
        <w:t xml:space="preserve"> 등 기법 레퍼런스.</w:t>
      </w:r>
    </w:p>
    <w:p w14:paraId="0A47F6D3" w14:textId="77777777" w:rsidR="00FE78ED" w:rsidRDefault="00FE78ED" w:rsidP="00FE78ED">
      <w:pPr>
        <w:pStyle w:val="3"/>
      </w:pPr>
      <w:r>
        <w:t>3장</w:t>
      </w:r>
    </w:p>
    <w:p w14:paraId="05D4B48D" w14:textId="77777777" w:rsidR="00FE78ED" w:rsidRDefault="00FE78ED" w:rsidP="00FE78ED">
      <w:pPr>
        <w:pStyle w:val="a4"/>
        <w:numPr>
          <w:ilvl w:val="0"/>
          <w:numId w:val="3"/>
        </w:numPr>
        <w:spacing w:after="60" w:line="276" w:lineRule="auto"/>
      </w:pPr>
      <w:r>
        <w:t>Cursor 공식 문서: cursor.com/docs (</w:t>
      </w:r>
      <w:proofErr w:type="spellStart"/>
      <w:r>
        <w:t>Agent·Rules·Skills·Subagents·MCP</w:t>
      </w:r>
      <w:proofErr w:type="spellEnd"/>
      <w:r>
        <w:t>), cursor.com/docs/hooks(Hooks), cursor.com/docs/skills.</w:t>
      </w:r>
    </w:p>
    <w:p w14:paraId="4C1F4C08" w14:textId="77777777" w:rsidR="00FE78ED" w:rsidRDefault="00FE78ED" w:rsidP="00FE78ED">
      <w:pPr>
        <w:pStyle w:val="a4"/>
        <w:numPr>
          <w:ilvl w:val="0"/>
          <w:numId w:val="3"/>
        </w:numPr>
        <w:spacing w:after="60" w:line="276" w:lineRule="auto"/>
      </w:pPr>
      <w:r>
        <w:t>Cursor 체인지로그: 1.7(Hooks 베타 도입), 2.4(</w:t>
      </w:r>
      <w:proofErr w:type="spellStart"/>
      <w:r>
        <w:t>Subagents·Skills</w:t>
      </w:r>
      <w:proofErr w:type="spellEnd"/>
      <w:r>
        <w:t>·/migrate-to-skills).</w:t>
      </w:r>
    </w:p>
    <w:p w14:paraId="67B49B55" w14:textId="77777777" w:rsidR="00FE78ED" w:rsidRDefault="00FE78ED" w:rsidP="00FE78ED">
      <w:pPr>
        <w:pStyle w:val="a4"/>
        <w:numPr>
          <w:ilvl w:val="0"/>
          <w:numId w:val="3"/>
        </w:numPr>
        <w:spacing w:after="60" w:line="276" w:lineRule="auto"/>
      </w:pPr>
      <w:r>
        <w:t>Agent Skills 개방형 표준: agentskills.io.</w:t>
      </w:r>
    </w:p>
    <w:p w14:paraId="16B7F036" w14:textId="77777777" w:rsidR="00FE78ED" w:rsidRDefault="00FE78ED" w:rsidP="00FE78ED">
      <w:pPr>
        <w:pStyle w:val="3"/>
      </w:pPr>
      <w:r>
        <w:t>4장</w:t>
      </w:r>
    </w:p>
    <w:p w14:paraId="29870369" w14:textId="77777777" w:rsidR="00FE78ED" w:rsidRDefault="00FE78ED" w:rsidP="00FE78ED">
      <w:pPr>
        <w:pStyle w:val="a4"/>
        <w:numPr>
          <w:ilvl w:val="0"/>
          <w:numId w:val="3"/>
        </w:numPr>
        <w:spacing w:after="60" w:line="276" w:lineRule="auto"/>
      </w:pPr>
      <w:r>
        <w:t>GitHub Docs: 저장소 생성·Pages 배포(docs.github.com). GitHub CLI: cli.github.com.</w:t>
      </w:r>
    </w:p>
    <w:p w14:paraId="3B9AAB09" w14:textId="77777777" w:rsidR="00FE78ED" w:rsidRDefault="00FE78ED" w:rsidP="00FE78ED">
      <w:pPr>
        <w:spacing w:after="40"/>
      </w:pPr>
    </w:p>
    <w:p w14:paraId="37A05495" w14:textId="77777777" w:rsidR="00FE78ED" w:rsidRDefault="00FE78ED" w:rsidP="00FE78ED">
      <w:r>
        <w:br w:type="page"/>
      </w:r>
    </w:p>
    <w:p w14:paraId="1CD9A994" w14:textId="729443DE" w:rsidR="00FE78ED" w:rsidRPr="00AD0234" w:rsidRDefault="00FE78ED" w:rsidP="00FE78ED">
      <w:pPr>
        <w:spacing w:after="160"/>
        <w:rPr>
          <w:b/>
          <w:bCs/>
          <w:color w:val="6B5B3E"/>
          <w:sz w:val="30"/>
          <w:szCs w:val="30"/>
        </w:rPr>
      </w:pPr>
      <w:r>
        <w:rPr>
          <w:b/>
          <w:bCs/>
          <w:color w:val="6B5B3E"/>
          <w:sz w:val="30"/>
          <w:szCs w:val="30"/>
        </w:rPr>
        <w:lastRenderedPageBreak/>
        <w:t xml:space="preserve">부록 </w:t>
      </w:r>
      <w:r>
        <w:rPr>
          <w:rFonts w:hint="eastAsia"/>
          <w:b/>
          <w:bCs/>
          <w:color w:val="6B5B3E"/>
          <w:sz w:val="30"/>
          <w:szCs w:val="30"/>
        </w:rPr>
        <w:t>F</w:t>
      </w:r>
      <w:r>
        <w:rPr>
          <w:b/>
          <w:bCs/>
          <w:color w:val="6B5B3E"/>
          <w:sz w:val="30"/>
          <w:szCs w:val="30"/>
        </w:rPr>
        <w:t>. [</w:t>
      </w:r>
      <w:proofErr w:type="spellStart"/>
      <w:r>
        <w:rPr>
          <w:b/>
          <w:bCs/>
          <w:color w:val="6B5B3E"/>
          <w:sz w:val="30"/>
          <w:szCs w:val="30"/>
        </w:rPr>
        <w:t>Github</w:t>
      </w:r>
      <w:proofErr w:type="spellEnd"/>
      <w:r>
        <w:rPr>
          <w:b/>
          <w:bCs/>
          <w:color w:val="6B5B3E"/>
          <w:sz w:val="30"/>
          <w:szCs w:val="30"/>
        </w:rPr>
        <w:t xml:space="preserve"> 위키 작성법] 마크다운(Markdown) 작성법</w:t>
      </w:r>
    </w:p>
    <w:p w14:paraId="654B5740" w14:textId="77777777" w:rsidR="00FE78ED" w:rsidRDefault="00FE78ED" w:rsidP="00FE78ED">
      <w:pPr>
        <w:spacing w:after="160"/>
        <w:rPr>
          <w:b/>
          <w:bCs/>
        </w:rPr>
      </w:pPr>
    </w:p>
    <w:p w14:paraId="165F0CD7" w14:textId="77777777" w:rsidR="00FE78ED" w:rsidRPr="00457B8F" w:rsidRDefault="00FE78ED" w:rsidP="00FE78ED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개요 </w:t>
      </w:r>
    </w:p>
    <w:p w14:paraId="577C5EBC" w14:textId="77777777" w:rsidR="00FE78ED" w:rsidRPr="00457B8F" w:rsidRDefault="00FE78ED" w:rsidP="00FE78ED">
      <w:pPr>
        <w:spacing w:after="160"/>
      </w:pPr>
      <w:r>
        <w:t>마크다운은 간결한 문법으로 HTML 작성을 보조하는 도구입니다.</w:t>
      </w:r>
    </w:p>
    <w:p w14:paraId="594B28D6" w14:textId="77777777" w:rsidR="00FE78ED" w:rsidRPr="00457B8F" w:rsidRDefault="00FE78ED" w:rsidP="00FE78ED">
      <w:pPr>
        <w:spacing w:after="160"/>
      </w:pPr>
      <w:proofErr w:type="gramStart"/>
      <w:r>
        <w:t>표준화 되지는</w:t>
      </w:r>
      <w:proofErr w:type="gramEnd"/>
      <w:r>
        <w:t xml:space="preserve"> 않았고, 제공되는 Editor에 따라 결과물이 다르기는 하나, wiki 작성시 유용합니다.</w:t>
      </w:r>
    </w:p>
    <w:p w14:paraId="336A9214" w14:textId="77777777" w:rsidR="00FE78ED" w:rsidRPr="00457B8F" w:rsidRDefault="00FE78ED" w:rsidP="00FE78ED">
      <w:pPr>
        <w:spacing w:after="160"/>
      </w:pPr>
      <w:r>
        <w:t>자세한 내용은 Markdown Guide(https://www.markdownguide.org)를 참고하면 됩니다.</w:t>
      </w:r>
    </w:p>
    <w:p w14:paraId="1A72D82B" w14:textId="77777777" w:rsidR="00FE78ED" w:rsidRPr="00457B8F" w:rsidRDefault="00FE78ED" w:rsidP="00FE78ED">
      <w:pPr>
        <w:spacing w:after="160"/>
      </w:pPr>
      <w:r>
        <w:t>마크다운은 헤더, 코드, 특수기호, 강조와 구분선, 인용, 목록, 체크박스, 접기/펼치기, 링크, 그림, 표로 구성됩니다.</w:t>
      </w:r>
    </w:p>
    <w:p w14:paraId="42DBA75D" w14:textId="77777777" w:rsidR="00FE78ED" w:rsidRDefault="00FE78ED" w:rsidP="00FE78ED">
      <w:pPr>
        <w:spacing w:after="160"/>
        <w:rPr>
          <w:b/>
          <w:bCs/>
        </w:rPr>
      </w:pPr>
    </w:p>
    <w:p w14:paraId="7FB06808" w14:textId="77777777" w:rsidR="00FE78ED" w:rsidRPr="00457B8F" w:rsidRDefault="00FE78ED" w:rsidP="00FE78ED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proofErr w:type="spellStart"/>
      <w:r>
        <w:rPr>
          <w:b/>
          <w:bCs/>
        </w:rPr>
        <w:t>개행</w:t>
      </w:r>
      <w:proofErr w:type="spellEnd"/>
      <w:r>
        <w:rPr>
          <w:b/>
          <w:bCs/>
        </w:rPr>
        <w:t xml:space="preserve"> </w:t>
      </w:r>
    </w:p>
    <w:p w14:paraId="2D940586" w14:textId="77777777" w:rsidR="00FE78ED" w:rsidRDefault="00FE78ED" w:rsidP="00FE78ED">
      <w:pPr>
        <w:spacing w:after="160"/>
      </w:pPr>
      <w:proofErr w:type="spellStart"/>
      <w:r>
        <w:t>엔터</w:t>
      </w:r>
      <w:proofErr w:type="spellEnd"/>
      <w:r>
        <w:t xml:space="preserve"> 2개를 하거나, </w:t>
      </w:r>
      <w:proofErr w:type="spellStart"/>
      <w:r>
        <w:t>문장뒤에</w:t>
      </w:r>
      <w:proofErr w:type="spellEnd"/>
      <w:r>
        <w:t xml:space="preserve"> 공백 2개 </w:t>
      </w:r>
      <w:proofErr w:type="spellStart"/>
      <w:r>
        <w:t>한뒤</w:t>
      </w:r>
      <w:proofErr w:type="spellEnd"/>
      <w:r>
        <w:t xml:space="preserve"> </w:t>
      </w:r>
      <w:proofErr w:type="spellStart"/>
      <w:r>
        <w:t>엔터</w:t>
      </w:r>
      <w:proofErr w:type="spellEnd"/>
      <w:r>
        <w:t xml:space="preserve"> 1개 하면 </w:t>
      </w:r>
      <w:proofErr w:type="spellStart"/>
      <w:r>
        <w:t>개행이</w:t>
      </w:r>
      <w:proofErr w:type="spellEnd"/>
      <w:r>
        <w:t xml:space="preserve"> 됩니다.</w:t>
      </w:r>
    </w:p>
    <w:p w14:paraId="22A4C105" w14:textId="77777777" w:rsidR="00FE78ED" w:rsidRPr="00457B8F" w:rsidRDefault="00FE78ED" w:rsidP="00FE78ED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FE78ED" w:rsidRPr="00457B8F" w14:paraId="3D06F20E" w14:textId="77777777" w:rsidTr="00B23D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258DA067" w14:textId="77777777" w:rsidR="00FE78ED" w:rsidRPr="00457B8F" w:rsidRDefault="00FE78ED" w:rsidP="00B23D8F">
            <w:pPr>
              <w:spacing w:after="160"/>
            </w:pPr>
            <w:r>
              <w:rPr>
                <w:b/>
                <w:bCs/>
              </w:rPr>
              <w:t>**첫번째**</w:t>
            </w:r>
            <w:r>
              <w:t xml:space="preserve"> 문장(</w:t>
            </w:r>
            <w:proofErr w:type="spellStart"/>
            <w:r>
              <w:t>엔터</w:t>
            </w:r>
            <w:proofErr w:type="spellEnd"/>
            <w:r>
              <w:t xml:space="preserve"> 1개)</w:t>
            </w:r>
          </w:p>
          <w:p w14:paraId="454F631D" w14:textId="77777777" w:rsidR="00FE78ED" w:rsidRPr="00457B8F" w:rsidRDefault="00FE78ED" w:rsidP="00B23D8F">
            <w:pPr>
              <w:spacing w:after="160"/>
            </w:pPr>
            <w:r>
              <w:t>두번째 문장</w:t>
            </w:r>
          </w:p>
          <w:p w14:paraId="119A2542" w14:textId="77777777" w:rsidR="00FE78ED" w:rsidRPr="00457B8F" w:rsidRDefault="00FE78ED" w:rsidP="00B23D8F">
            <w:pPr>
              <w:spacing w:after="160"/>
            </w:pPr>
          </w:p>
          <w:p w14:paraId="619400A8" w14:textId="77777777" w:rsidR="00FE78ED" w:rsidRPr="00457B8F" w:rsidRDefault="00FE78ED" w:rsidP="00B23D8F">
            <w:pPr>
              <w:spacing w:after="160"/>
            </w:pPr>
            <w:r>
              <w:rPr>
                <w:b/>
                <w:bCs/>
              </w:rPr>
              <w:t>**첫번째**</w:t>
            </w:r>
            <w:r>
              <w:t xml:space="preserve"> 문장(</w:t>
            </w:r>
            <w:proofErr w:type="spellStart"/>
            <w:r>
              <w:t>엔터</w:t>
            </w:r>
            <w:proofErr w:type="spellEnd"/>
            <w:r>
              <w:t xml:space="preserve"> 2개)</w:t>
            </w:r>
          </w:p>
          <w:p w14:paraId="05EA2944" w14:textId="77777777" w:rsidR="00FE78ED" w:rsidRPr="00457B8F" w:rsidRDefault="00FE78ED" w:rsidP="00B23D8F">
            <w:pPr>
              <w:spacing w:after="160"/>
            </w:pPr>
          </w:p>
          <w:p w14:paraId="033DCF54" w14:textId="77777777" w:rsidR="00FE78ED" w:rsidRPr="00457B8F" w:rsidRDefault="00FE78ED" w:rsidP="00B23D8F">
            <w:pPr>
              <w:spacing w:after="160"/>
            </w:pPr>
            <w:r>
              <w:t>두번째 문장</w:t>
            </w:r>
          </w:p>
          <w:p w14:paraId="754770C6" w14:textId="77777777" w:rsidR="00FE78ED" w:rsidRPr="00457B8F" w:rsidRDefault="00FE78ED" w:rsidP="00B23D8F">
            <w:pPr>
              <w:spacing w:after="160"/>
            </w:pPr>
          </w:p>
          <w:p w14:paraId="50BE6307" w14:textId="77777777" w:rsidR="00FE78ED" w:rsidRPr="00457B8F" w:rsidRDefault="00FE78ED" w:rsidP="00B23D8F">
            <w:pPr>
              <w:spacing w:after="160"/>
            </w:pPr>
            <w:r>
              <w:rPr>
                <w:b/>
                <w:bCs/>
              </w:rPr>
              <w:t>**첫번째**</w:t>
            </w:r>
            <w:r>
              <w:t xml:space="preserve"> 문장(공백 2개</w:t>
            </w:r>
            <w:proofErr w:type="gramStart"/>
            <w:r>
              <w:t>)  두번째</w:t>
            </w:r>
            <w:proofErr w:type="gramEnd"/>
            <w:r>
              <w:t xml:space="preserve"> 문장</w:t>
            </w:r>
          </w:p>
          <w:p w14:paraId="32E9E121" w14:textId="77777777" w:rsidR="00FE78ED" w:rsidRPr="00457B8F" w:rsidRDefault="00FE78ED" w:rsidP="00B23D8F">
            <w:pPr>
              <w:spacing w:after="160"/>
            </w:pPr>
          </w:p>
          <w:p w14:paraId="516E83CE" w14:textId="77777777" w:rsidR="00FE78ED" w:rsidRPr="00457B8F" w:rsidRDefault="00FE78ED" w:rsidP="00B23D8F">
            <w:pPr>
              <w:spacing w:after="160"/>
            </w:pPr>
            <w:r>
              <w:rPr>
                <w:b/>
                <w:bCs/>
              </w:rPr>
              <w:lastRenderedPageBreak/>
              <w:t>**첫번째**</w:t>
            </w:r>
            <w:r>
              <w:t xml:space="preserve"> 문장(공백 2개, </w:t>
            </w:r>
            <w:proofErr w:type="spellStart"/>
            <w:r>
              <w:t>엔터</w:t>
            </w:r>
            <w:proofErr w:type="spellEnd"/>
            <w:r>
              <w:t xml:space="preserve"> 1개)  </w:t>
            </w:r>
          </w:p>
          <w:p w14:paraId="17C3675B" w14:textId="77777777" w:rsidR="00FE78ED" w:rsidRDefault="00FE78ED" w:rsidP="00B23D8F">
            <w:pPr>
              <w:spacing w:after="160"/>
            </w:pPr>
            <w:r>
              <w:t>두번째 문장</w:t>
            </w:r>
          </w:p>
          <w:p w14:paraId="3E60C8A7" w14:textId="77777777" w:rsidR="00FE78ED" w:rsidRPr="00457B8F" w:rsidRDefault="00FE78ED" w:rsidP="00B23D8F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21FE8A28" w14:textId="77777777" w:rsidR="00FE78ED" w:rsidRPr="00457B8F" w:rsidRDefault="00FE78ED" w:rsidP="00B23D8F">
            <w:pPr>
              <w:spacing w:after="160"/>
            </w:pPr>
          </w:p>
        </w:tc>
      </w:tr>
    </w:tbl>
    <w:p w14:paraId="4E80CE8A" w14:textId="77777777" w:rsidR="00FE78ED" w:rsidRPr="00457B8F" w:rsidRDefault="00FE78ED" w:rsidP="00FE78ED">
      <w:pPr>
        <w:spacing w:after="160"/>
      </w:pPr>
      <w:r>
        <w:rPr>
          <w:b/>
          <w:bCs/>
        </w:rPr>
        <w:lastRenderedPageBreak/>
        <w:t>결과</w:t>
      </w:r>
    </w:p>
    <w:p w14:paraId="3E805A9A" w14:textId="77777777" w:rsidR="00FE78ED" w:rsidRPr="00457B8F" w:rsidRDefault="00FE78ED" w:rsidP="00FE78ED">
      <w:pPr>
        <w:spacing w:after="160"/>
      </w:pPr>
      <w:r>
        <w:rPr>
          <w:b/>
          <w:bCs/>
        </w:rPr>
        <w:t>첫번째</w:t>
      </w:r>
      <w:r>
        <w:t> 문장(</w:t>
      </w:r>
      <w:proofErr w:type="spellStart"/>
      <w:r>
        <w:t>엔터</w:t>
      </w:r>
      <w:proofErr w:type="spellEnd"/>
      <w:r>
        <w:t xml:space="preserve"> 1개) 두번째 문장</w:t>
      </w:r>
    </w:p>
    <w:p w14:paraId="5D2090F2" w14:textId="77777777" w:rsidR="00FE78ED" w:rsidRPr="00457B8F" w:rsidRDefault="00FE78ED" w:rsidP="00FE78ED">
      <w:pPr>
        <w:spacing w:after="160"/>
      </w:pPr>
      <w:r>
        <w:rPr>
          <w:b/>
          <w:bCs/>
        </w:rPr>
        <w:t>첫번째</w:t>
      </w:r>
      <w:r>
        <w:t> 문장(</w:t>
      </w:r>
      <w:proofErr w:type="spellStart"/>
      <w:r>
        <w:t>엔터</w:t>
      </w:r>
      <w:proofErr w:type="spellEnd"/>
      <w:r>
        <w:t xml:space="preserve"> 2개)</w:t>
      </w:r>
    </w:p>
    <w:p w14:paraId="45658D4C" w14:textId="77777777" w:rsidR="00FE78ED" w:rsidRPr="00457B8F" w:rsidRDefault="00FE78ED" w:rsidP="00FE78ED">
      <w:pPr>
        <w:spacing w:after="160"/>
      </w:pPr>
      <w:r>
        <w:t>두번째 문장</w:t>
      </w:r>
    </w:p>
    <w:p w14:paraId="63EA8056" w14:textId="77777777" w:rsidR="00FE78ED" w:rsidRPr="00457B8F" w:rsidRDefault="00FE78ED" w:rsidP="00FE78ED">
      <w:pPr>
        <w:spacing w:after="160"/>
      </w:pPr>
      <w:r>
        <w:rPr>
          <w:b/>
          <w:bCs/>
        </w:rPr>
        <w:t>첫번째</w:t>
      </w:r>
      <w:r>
        <w:t> 문장(공백 2개) 두번째 문장</w:t>
      </w:r>
    </w:p>
    <w:p w14:paraId="364A5A61" w14:textId="77777777" w:rsidR="00FE78ED" w:rsidRPr="00457B8F" w:rsidRDefault="00FE78ED" w:rsidP="00FE78ED">
      <w:pPr>
        <w:spacing w:after="160"/>
      </w:pPr>
      <w:r>
        <w:rPr>
          <w:b/>
          <w:bCs/>
        </w:rPr>
        <w:t>첫번째</w:t>
      </w:r>
      <w:r>
        <w:t xml:space="preserve"> 문장(공백 2개, </w:t>
      </w:r>
      <w:proofErr w:type="spellStart"/>
      <w:r>
        <w:t>엔터</w:t>
      </w:r>
      <w:proofErr w:type="spellEnd"/>
      <w:r>
        <w:t xml:space="preserve"> 1개)</w:t>
      </w:r>
      <w:r>
        <w:br/>
        <w:t>두번째 문장</w:t>
      </w:r>
    </w:p>
    <w:p w14:paraId="5D7A0DBC" w14:textId="77777777" w:rsidR="00FE78ED" w:rsidRDefault="00FE78ED" w:rsidP="00FE78ED">
      <w:pPr>
        <w:spacing w:after="160"/>
        <w:rPr>
          <w:b/>
          <w:bCs/>
        </w:rPr>
      </w:pPr>
    </w:p>
    <w:p w14:paraId="2E6DBE9D" w14:textId="77777777" w:rsidR="00FE78ED" w:rsidRPr="00457B8F" w:rsidRDefault="00FE78ED" w:rsidP="00FE78ED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헤더 </w:t>
      </w:r>
    </w:p>
    <w:p w14:paraId="4336544B" w14:textId="77777777" w:rsidR="00FE78ED" w:rsidRDefault="00FE78ED" w:rsidP="00FE78ED">
      <w:pPr>
        <w:spacing w:after="160"/>
      </w:pPr>
      <w:proofErr w:type="spellStart"/>
      <w:r>
        <w:t>제목등</w:t>
      </w:r>
      <w:proofErr w:type="spellEnd"/>
      <w:r>
        <w:t xml:space="preserve"> 강조를 </w:t>
      </w:r>
      <w:proofErr w:type="spellStart"/>
      <w:r>
        <w:t>할때</w:t>
      </w:r>
      <w:proofErr w:type="spellEnd"/>
      <w:r>
        <w:t xml:space="preserve"> 사용합니다. 각 헤더는 링크를 별도로 가질 수 있어, </w:t>
      </w:r>
      <w:proofErr w:type="spellStart"/>
      <w:r>
        <w:t>Github</w:t>
      </w:r>
      <w:proofErr w:type="spellEnd"/>
      <w:r>
        <w:t xml:space="preserve"> wiki에서 하위 제목으로 표시됩니다.</w:t>
      </w:r>
    </w:p>
    <w:p w14:paraId="164C911F" w14:textId="77777777" w:rsidR="00FE78ED" w:rsidRPr="00457B8F" w:rsidRDefault="00FE78ED" w:rsidP="00FE78ED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FE78ED" w:rsidRPr="00457B8F" w14:paraId="03757A27" w14:textId="77777777" w:rsidTr="00B23D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2681DDE" w14:textId="77777777" w:rsidR="00FE78ED" w:rsidRPr="00457B8F" w:rsidRDefault="00FE78ED" w:rsidP="00B23D8F">
            <w:pPr>
              <w:spacing w:after="160"/>
            </w:pPr>
            <w:r>
              <w:rPr>
                <w:b/>
                <w:bCs/>
              </w:rPr>
              <w:t># h1</w:t>
            </w:r>
          </w:p>
          <w:p w14:paraId="3F4E8BB0" w14:textId="77777777" w:rsidR="00FE78ED" w:rsidRPr="00457B8F" w:rsidRDefault="00FE78ED" w:rsidP="00B23D8F">
            <w:pPr>
              <w:spacing w:after="160"/>
            </w:pPr>
            <w:r>
              <w:rPr>
                <w:b/>
                <w:bCs/>
              </w:rPr>
              <w:t>## h2</w:t>
            </w:r>
          </w:p>
          <w:p w14:paraId="4351C810" w14:textId="77777777" w:rsidR="00FE78ED" w:rsidRPr="00457B8F" w:rsidRDefault="00FE78ED" w:rsidP="00B23D8F">
            <w:pPr>
              <w:spacing w:after="160"/>
            </w:pPr>
            <w:r>
              <w:rPr>
                <w:b/>
                <w:bCs/>
              </w:rPr>
              <w:t>### h3</w:t>
            </w:r>
          </w:p>
          <w:p w14:paraId="3374E195" w14:textId="77777777" w:rsidR="00FE78ED" w:rsidRPr="00457B8F" w:rsidRDefault="00FE78ED" w:rsidP="00B23D8F">
            <w:pPr>
              <w:spacing w:after="160"/>
            </w:pPr>
            <w:r>
              <w:rPr>
                <w:b/>
                <w:bCs/>
              </w:rPr>
              <w:t>#### h4</w:t>
            </w:r>
          </w:p>
          <w:p w14:paraId="25FEEDD1" w14:textId="77777777" w:rsidR="00FE78ED" w:rsidRDefault="00FE78ED" w:rsidP="00B23D8F">
            <w:p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 xml:space="preserve">##### h5 </w:t>
            </w:r>
          </w:p>
          <w:p w14:paraId="3FF638DA" w14:textId="77777777" w:rsidR="00FE78ED" w:rsidRPr="00457B8F" w:rsidRDefault="00FE78ED" w:rsidP="00B23D8F">
            <w:pPr>
              <w:spacing w:after="160"/>
            </w:pPr>
            <w:r>
              <w:rPr>
                <w:rFonts w:hint="eastAsia"/>
                <w:bCs/>
              </w:rPr>
              <w:t>```</w:t>
            </w:r>
          </w:p>
          <w:p w14:paraId="63EFD970" w14:textId="77777777" w:rsidR="00FE78ED" w:rsidRPr="00457B8F" w:rsidRDefault="00FE78ED" w:rsidP="00B23D8F">
            <w:pPr>
              <w:spacing w:after="160"/>
            </w:pPr>
          </w:p>
        </w:tc>
      </w:tr>
    </w:tbl>
    <w:p w14:paraId="4CDBE330" w14:textId="77777777" w:rsidR="00FE78ED" w:rsidRPr="00457B8F" w:rsidRDefault="00FE78ED" w:rsidP="00FE78ED">
      <w:pPr>
        <w:spacing w:after="160"/>
      </w:pPr>
      <w:r>
        <w:rPr>
          <w:b/>
          <w:bCs/>
        </w:rPr>
        <w:t>결과</w:t>
      </w:r>
    </w:p>
    <w:p w14:paraId="2AA78B0B" w14:textId="77777777" w:rsidR="00FE78ED" w:rsidRPr="00457B8F" w:rsidRDefault="00FE78ED" w:rsidP="00FE78ED">
      <w:pPr>
        <w:spacing w:after="160"/>
        <w:rPr>
          <w:b/>
          <w:bCs/>
        </w:rPr>
      </w:pPr>
      <w:r>
        <w:rPr>
          <w:b/>
          <w:bCs/>
        </w:rPr>
        <w:t>h1</w:t>
      </w:r>
    </w:p>
    <w:p w14:paraId="788E0055" w14:textId="77777777" w:rsidR="00FE78ED" w:rsidRPr="00457B8F" w:rsidRDefault="00FE78ED" w:rsidP="00FE78ED">
      <w:pPr>
        <w:spacing w:after="160"/>
        <w:rPr>
          <w:b/>
          <w:bCs/>
        </w:rPr>
      </w:pPr>
      <w:r>
        <w:rPr>
          <w:b/>
          <w:bCs/>
        </w:rPr>
        <w:lastRenderedPageBreak/>
        <w:t>h2</w:t>
      </w:r>
    </w:p>
    <w:p w14:paraId="7AAFA6D3" w14:textId="77777777" w:rsidR="00FE78ED" w:rsidRPr="00457B8F" w:rsidRDefault="00FE78ED" w:rsidP="00FE78ED">
      <w:pPr>
        <w:spacing w:after="160"/>
        <w:rPr>
          <w:b/>
          <w:bCs/>
        </w:rPr>
      </w:pPr>
      <w:r>
        <w:rPr>
          <w:b/>
          <w:bCs/>
        </w:rPr>
        <w:t>h3</w:t>
      </w:r>
    </w:p>
    <w:p w14:paraId="3F9FE6DC" w14:textId="77777777" w:rsidR="00FE78ED" w:rsidRPr="00457B8F" w:rsidRDefault="00FE78ED" w:rsidP="00FE78ED">
      <w:pPr>
        <w:spacing w:after="160"/>
        <w:rPr>
          <w:b/>
          <w:bCs/>
        </w:rPr>
      </w:pPr>
      <w:r>
        <w:rPr>
          <w:b/>
          <w:bCs/>
        </w:rPr>
        <w:t>h4</w:t>
      </w:r>
    </w:p>
    <w:p w14:paraId="746869A6" w14:textId="77777777" w:rsidR="00FE78ED" w:rsidRPr="00457B8F" w:rsidRDefault="00FE78ED" w:rsidP="00FE78ED">
      <w:pPr>
        <w:spacing w:after="160"/>
        <w:rPr>
          <w:b/>
          <w:bCs/>
        </w:rPr>
      </w:pPr>
      <w:r>
        <w:rPr>
          <w:b/>
          <w:bCs/>
        </w:rPr>
        <w:t>h5</w:t>
      </w:r>
    </w:p>
    <w:p w14:paraId="64A9FC70" w14:textId="77777777" w:rsidR="00FE78ED" w:rsidRDefault="00FE78ED" w:rsidP="00FE78ED">
      <w:pPr>
        <w:spacing w:after="160"/>
        <w:rPr>
          <w:b/>
          <w:bCs/>
        </w:rPr>
      </w:pPr>
    </w:p>
    <w:p w14:paraId="68464DB2" w14:textId="77777777" w:rsidR="00FE78ED" w:rsidRPr="00457B8F" w:rsidRDefault="00FE78ED" w:rsidP="00FE78ED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코드 </w:t>
      </w:r>
    </w:p>
    <w:p w14:paraId="6C1F8CEA" w14:textId="77777777" w:rsidR="00FE78ED" w:rsidRPr="00457B8F" w:rsidRDefault="00FE78ED" w:rsidP="00FE78ED">
      <w:pPr>
        <w:spacing w:after="160"/>
      </w:pPr>
      <w:r>
        <w:t xml:space="preserve">코드 표시를 </w:t>
      </w:r>
      <w:proofErr w:type="spellStart"/>
      <w:r>
        <w:t>할때</w:t>
      </w:r>
      <w:proofErr w:type="spellEnd"/>
      <w:r>
        <w:t xml:space="preserve"> &lt;pre&gt;&lt;code&gt; 코드 &lt;/code&gt;&lt;/pre&gt; 나 ``` 로 </w:t>
      </w:r>
      <w:proofErr w:type="spellStart"/>
      <w:r>
        <w:t>개행하여</w:t>
      </w:r>
      <w:proofErr w:type="spellEnd"/>
      <w:r>
        <w:t xml:space="preserve"> 감쌉니다. 코드 블록은 </w:t>
      </w:r>
      <w:proofErr w:type="spellStart"/>
      <w:r>
        <w:t>Github</w:t>
      </w:r>
      <w:proofErr w:type="spellEnd"/>
      <w:r>
        <w:t>에서 복사하기가 지원됩니다.</w:t>
      </w:r>
    </w:p>
    <w:p w14:paraId="116DD264" w14:textId="77777777" w:rsidR="00FE78ED" w:rsidRPr="00457B8F" w:rsidRDefault="00FE78ED" w:rsidP="00FE78ED">
      <w:pPr>
        <w:spacing w:after="160"/>
      </w:pPr>
      <w:r>
        <w:t>```</w:t>
      </w:r>
    </w:p>
    <w:p w14:paraId="3D2CF0AA" w14:textId="77777777" w:rsidR="00FE78ED" w:rsidRPr="00457B8F" w:rsidRDefault="00FE78ED" w:rsidP="00FE78ED">
      <w:pPr>
        <w:spacing w:after="160"/>
      </w:pPr>
      <w:r>
        <w:t xml:space="preserve">if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++</w:t>
      </w:r>
      <w:proofErr w:type="spellStart"/>
      <w:proofErr w:type="gramStart"/>
      <w:r>
        <w:t>i</w:t>
      </w:r>
      <w:proofErr w:type="spellEnd"/>
      <w:r>
        <w:t>) {</w:t>
      </w:r>
      <w:proofErr w:type="gramEnd"/>
      <w:r>
        <w:t xml:space="preserve"> </w:t>
      </w:r>
    </w:p>
    <w:p w14:paraId="0019754A" w14:textId="77777777" w:rsidR="00FE78ED" w:rsidRPr="00457B8F" w:rsidRDefault="00FE78ED" w:rsidP="00FE78ED">
      <w:pPr>
        <w:spacing w:after="160"/>
      </w:pPr>
      <w:r>
        <w:t xml:space="preserve">   ...</w:t>
      </w:r>
    </w:p>
    <w:p w14:paraId="6BB54EF4" w14:textId="77777777" w:rsidR="00FE78ED" w:rsidRPr="00457B8F" w:rsidRDefault="00FE78ED" w:rsidP="00FE78ED">
      <w:pPr>
        <w:spacing w:after="160"/>
      </w:pPr>
      <w:r>
        <w:t>}</w:t>
      </w:r>
    </w:p>
    <w:p w14:paraId="25A2D3E4" w14:textId="77777777" w:rsidR="00FE78ED" w:rsidRPr="00457B8F" w:rsidRDefault="00FE78ED" w:rsidP="00FE78ED">
      <w:pPr>
        <w:spacing w:after="160"/>
      </w:pPr>
      <w:r>
        <w:t>```</w:t>
      </w:r>
    </w:p>
    <w:p w14:paraId="72A78CA5" w14:textId="77777777" w:rsidR="00FE78ED" w:rsidRPr="00457B8F" w:rsidRDefault="00FE78ED" w:rsidP="00FE78ED">
      <w:pPr>
        <w:spacing w:after="160"/>
      </w:pPr>
      <w:r>
        <w:rPr>
          <w:b/>
          <w:bCs/>
        </w:rPr>
        <w:t>결과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FE78ED" w:rsidRPr="00457B8F" w14:paraId="2881430C" w14:textId="77777777" w:rsidTr="00B23D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20CB8656" w14:textId="77777777" w:rsidR="00FE78ED" w:rsidRPr="00457B8F" w:rsidRDefault="00FE78ED" w:rsidP="00B23D8F">
            <w:pPr>
              <w:spacing w:after="160"/>
            </w:pPr>
            <w:r>
              <w:t xml:space="preserve">if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10; ++</w:t>
            </w:r>
            <w:proofErr w:type="spellStart"/>
            <w:proofErr w:type="gramStart"/>
            <w:r>
              <w:t>i</w:t>
            </w:r>
            <w:proofErr w:type="spellEnd"/>
            <w:r>
              <w:t>) {</w:t>
            </w:r>
            <w:proofErr w:type="gramEnd"/>
            <w:r>
              <w:t xml:space="preserve"> </w:t>
            </w:r>
          </w:p>
          <w:p w14:paraId="3AED5667" w14:textId="77777777" w:rsidR="00FE78ED" w:rsidRPr="00457B8F" w:rsidRDefault="00FE78ED" w:rsidP="00B23D8F">
            <w:pPr>
              <w:spacing w:after="160"/>
            </w:pPr>
            <w:r>
              <w:t xml:space="preserve">   ...</w:t>
            </w:r>
          </w:p>
          <w:p w14:paraId="3E1879FF" w14:textId="77777777" w:rsidR="00FE78ED" w:rsidRPr="00457B8F" w:rsidRDefault="00FE78ED" w:rsidP="00B23D8F">
            <w:pPr>
              <w:spacing w:after="160"/>
            </w:pPr>
            <w:r>
              <w:t>}</w:t>
            </w:r>
          </w:p>
          <w:p w14:paraId="4C0CF78A" w14:textId="77777777" w:rsidR="00FE78ED" w:rsidRPr="00457B8F" w:rsidRDefault="00FE78ED" w:rsidP="00B23D8F">
            <w:pPr>
              <w:spacing w:after="160"/>
            </w:pPr>
          </w:p>
        </w:tc>
      </w:tr>
    </w:tbl>
    <w:p w14:paraId="01F5FC01" w14:textId="77777777" w:rsidR="00FE78ED" w:rsidRPr="00457B8F" w:rsidRDefault="00FE78ED" w:rsidP="00FE78ED">
      <w:pPr>
        <w:spacing w:after="160"/>
      </w:pPr>
      <w:r>
        <w:t>특정 언어의 문법을 강조하고 싶으면 시작 ``` 옆에 cpp, cs, java, javascript, python, bash, css, diff, html, http, ini, </w:t>
      </w:r>
      <w:proofErr w:type="gramStart"/>
      <w:r>
        <w:t>markdown </w:t>
      </w:r>
      <w:proofErr w:type="spellStart"/>
      <w:r>
        <w:t>를</w:t>
      </w:r>
      <w:proofErr w:type="spellEnd"/>
      <w:proofErr w:type="gramEnd"/>
      <w:r>
        <w:t xml:space="preserve"> 기재하시면 됩니다.</w:t>
      </w:r>
    </w:p>
    <w:p w14:paraId="54D16144" w14:textId="77777777" w:rsidR="00FE78ED" w:rsidRPr="00457B8F" w:rsidRDefault="00FE78ED" w:rsidP="00FE78ED">
      <w:pPr>
        <w:spacing w:after="160"/>
      </w:pPr>
      <w:r>
        <w:t>```</w:t>
      </w:r>
      <w:proofErr w:type="spellStart"/>
      <w:r>
        <w:t>cpp</w:t>
      </w:r>
      <w:proofErr w:type="spellEnd"/>
    </w:p>
    <w:p w14:paraId="7F8D62AA" w14:textId="77777777" w:rsidR="00FE78ED" w:rsidRPr="00457B8F" w:rsidRDefault="00FE78ED" w:rsidP="00FE78ED">
      <w:pPr>
        <w:spacing w:after="16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++</w:t>
      </w:r>
      <w:proofErr w:type="spellStart"/>
      <w:proofErr w:type="gramStart"/>
      <w:r>
        <w:t>i</w:t>
      </w:r>
      <w:proofErr w:type="spellEnd"/>
      <w:r>
        <w:t>) {</w:t>
      </w:r>
      <w:proofErr w:type="gramEnd"/>
      <w:r>
        <w:t xml:space="preserve"> </w:t>
      </w:r>
    </w:p>
    <w:p w14:paraId="6E0F195A" w14:textId="77777777" w:rsidR="00FE78ED" w:rsidRPr="00457B8F" w:rsidRDefault="00FE78ED" w:rsidP="00FE78ED">
      <w:pPr>
        <w:spacing w:after="160"/>
      </w:pPr>
      <w:r>
        <w:t xml:space="preserve">   ...</w:t>
      </w:r>
    </w:p>
    <w:p w14:paraId="544C8CCD" w14:textId="77777777" w:rsidR="00FE78ED" w:rsidRPr="00457B8F" w:rsidRDefault="00FE78ED" w:rsidP="00FE78ED">
      <w:pPr>
        <w:spacing w:after="160"/>
      </w:pPr>
      <w:r>
        <w:lastRenderedPageBreak/>
        <w:t>}</w:t>
      </w:r>
    </w:p>
    <w:p w14:paraId="17C27F19" w14:textId="77777777" w:rsidR="00FE78ED" w:rsidRPr="00457B8F" w:rsidRDefault="00FE78ED" w:rsidP="00FE78ED">
      <w:pPr>
        <w:spacing w:after="160"/>
      </w:pPr>
      <w:r>
        <w:t>```</w:t>
      </w:r>
    </w:p>
    <w:p w14:paraId="1B92A7C5" w14:textId="77777777" w:rsidR="00FE78ED" w:rsidRPr="00457B8F" w:rsidRDefault="00FE78ED" w:rsidP="00FE78ED">
      <w:pPr>
        <w:spacing w:after="160"/>
      </w:pPr>
      <w:r>
        <w:rPr>
          <w:b/>
          <w:bCs/>
        </w:rPr>
        <w:t>결과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FE78ED" w:rsidRPr="00457B8F" w14:paraId="3928F0CF" w14:textId="77777777" w:rsidTr="00B23D8F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43AE131" w14:textId="77777777" w:rsidR="00FE78ED" w:rsidRPr="00457B8F" w:rsidRDefault="00FE78ED" w:rsidP="00B23D8F">
            <w:pPr>
              <w:spacing w:after="160"/>
            </w:pPr>
            <w:r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10; ++</w:t>
            </w:r>
            <w:proofErr w:type="spellStart"/>
            <w:proofErr w:type="gramStart"/>
            <w:r>
              <w:t>i</w:t>
            </w:r>
            <w:proofErr w:type="spellEnd"/>
            <w:r>
              <w:t>) {</w:t>
            </w:r>
            <w:proofErr w:type="gramEnd"/>
            <w:r>
              <w:t xml:space="preserve"> </w:t>
            </w:r>
          </w:p>
          <w:p w14:paraId="41DE1095" w14:textId="77777777" w:rsidR="00FE78ED" w:rsidRPr="00457B8F" w:rsidRDefault="00FE78ED" w:rsidP="00B23D8F">
            <w:pPr>
              <w:spacing w:after="160"/>
            </w:pPr>
            <w:r>
              <w:t xml:space="preserve">   ...</w:t>
            </w:r>
          </w:p>
          <w:p w14:paraId="7F2F00A9" w14:textId="77777777" w:rsidR="00FE78ED" w:rsidRPr="00457B8F" w:rsidRDefault="00FE78ED" w:rsidP="00B23D8F">
            <w:pPr>
              <w:spacing w:after="160"/>
            </w:pPr>
            <w:r>
              <w:t>}</w:t>
            </w:r>
          </w:p>
          <w:p w14:paraId="4939601C" w14:textId="77777777" w:rsidR="00FE78ED" w:rsidRPr="00457B8F" w:rsidRDefault="00FE78ED" w:rsidP="00B23D8F">
            <w:pPr>
              <w:spacing w:after="160"/>
            </w:pPr>
          </w:p>
        </w:tc>
      </w:tr>
    </w:tbl>
    <w:p w14:paraId="72AAF87B" w14:textId="77777777" w:rsidR="00FE78ED" w:rsidRPr="00457B8F" w:rsidRDefault="00FE78ED" w:rsidP="00FE78ED">
      <w:pPr>
        <w:spacing w:after="160"/>
      </w:pPr>
      <w:r>
        <w:t xml:space="preserve">문장내에서 작성하고 싶으면 ` 로 감싸면 됩니다. 단, </w:t>
      </w:r>
      <w:proofErr w:type="spellStart"/>
      <w:r>
        <w:t>문법강조는</w:t>
      </w:r>
      <w:proofErr w:type="spellEnd"/>
      <w:r>
        <w:t xml:space="preserve"> 지원되지 않습니다.</w:t>
      </w:r>
    </w:p>
    <w:p w14:paraId="240B8B3C" w14:textId="77777777" w:rsidR="00FE78ED" w:rsidRPr="00457B8F" w:rsidRDefault="00FE78ED" w:rsidP="00FE78ED">
      <w:pPr>
        <w:spacing w:after="160"/>
      </w:pPr>
      <w:r>
        <w:t>`for`문은 `</w:t>
      </w:r>
      <w:proofErr w:type="spellStart"/>
      <w:r>
        <w:t>cpp</w:t>
      </w:r>
      <w:proofErr w:type="spellEnd"/>
      <w:r>
        <w:t xml:space="preserve">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</w:t>
      </w:r>
      <w:proofErr w:type="gramStart"/>
      <w:r>
        <w:t>&lt; 10</w:t>
      </w:r>
      <w:proofErr w:type="gramEnd"/>
      <w:r>
        <w:t>; ++</w:t>
      </w:r>
      <w:proofErr w:type="spellStart"/>
      <w:r>
        <w:t>i</w:t>
      </w:r>
      <w:proofErr w:type="spellEnd"/>
      <w:r>
        <w:t>) {}` 와 같이 횟수를 지정하여 반복할 수 있습니다.</w:t>
      </w:r>
    </w:p>
    <w:p w14:paraId="69E93CB5" w14:textId="77777777" w:rsidR="00FE78ED" w:rsidRPr="00457B8F" w:rsidRDefault="00FE78ED" w:rsidP="00FE78ED">
      <w:pPr>
        <w:spacing w:after="160"/>
      </w:pPr>
      <w:r>
        <w:rPr>
          <w:b/>
          <w:bCs/>
        </w:rPr>
        <w:t>결과</w:t>
      </w:r>
    </w:p>
    <w:p w14:paraId="33CAE9A2" w14:textId="77777777" w:rsidR="00FE78ED" w:rsidRPr="00457B8F" w:rsidRDefault="00FE78ED" w:rsidP="00FE78ED">
      <w:pPr>
        <w:spacing w:after="160"/>
      </w:pPr>
      <w:r>
        <w:t xml:space="preserve">for문은 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</w:t>
      </w:r>
      <w:proofErr w:type="gramStart"/>
      <w:r>
        <w:t>&lt; 10</w:t>
      </w:r>
      <w:proofErr w:type="gramEnd"/>
      <w:r>
        <w:t>; ++</w:t>
      </w:r>
      <w:proofErr w:type="spellStart"/>
      <w:r>
        <w:t>i</w:t>
      </w:r>
      <w:proofErr w:type="spellEnd"/>
      <w:r>
        <w:t>) {} 와 같이 횟수를 지정하여 반복할 수 있습니다.</w:t>
      </w:r>
    </w:p>
    <w:p w14:paraId="0A71CBB0" w14:textId="77777777" w:rsidR="00FE78ED" w:rsidRDefault="00FE78ED" w:rsidP="00FE78ED">
      <w:pPr>
        <w:spacing w:after="160"/>
        <w:rPr>
          <w:b/>
          <w:bCs/>
        </w:rPr>
      </w:pPr>
    </w:p>
    <w:p w14:paraId="4A9FDEA0" w14:textId="77777777" w:rsidR="00FE78ED" w:rsidRPr="00457B8F" w:rsidRDefault="00FE78ED" w:rsidP="00FE78ED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특수 기호 </w:t>
      </w:r>
    </w:p>
    <w:p w14:paraId="722C8919" w14:textId="77777777" w:rsidR="00FE78ED" w:rsidRPr="00457B8F" w:rsidRDefault="00FE78ED" w:rsidP="00FE78ED">
      <w:pPr>
        <w:spacing w:after="160"/>
      </w:pPr>
      <w:r>
        <w:t xml:space="preserve">그대로 </w:t>
      </w:r>
      <w:proofErr w:type="spellStart"/>
      <w:r>
        <w:t>표시하고픈</w:t>
      </w:r>
      <w:proofErr w:type="spellEnd"/>
      <w:r>
        <w:t xml:space="preserve"> 특수기호 앞에 </w:t>
      </w:r>
      <w:proofErr w:type="gramStart"/>
      <w:r>
        <w:t>\ 를</w:t>
      </w:r>
      <w:proofErr w:type="gramEnd"/>
      <w:r>
        <w:t xml:space="preserve"> </w:t>
      </w:r>
      <w:proofErr w:type="gramStart"/>
      <w:r>
        <w:t>사용 하면</w:t>
      </w:r>
      <w:proofErr w:type="gramEnd"/>
      <w:r>
        <w:t xml:space="preserve"> 됩니다.</w:t>
      </w:r>
    </w:p>
    <w:p w14:paraId="31947048" w14:textId="77777777" w:rsidR="00FE78ED" w:rsidRDefault="00FE78ED" w:rsidP="00FE78ED">
      <w:pPr>
        <w:spacing w:after="160"/>
        <w:rPr>
          <w:b/>
          <w:bCs/>
        </w:rPr>
      </w:pPr>
    </w:p>
    <w:p w14:paraId="26A438B9" w14:textId="77777777" w:rsidR="00FE78ED" w:rsidRPr="00457B8F" w:rsidRDefault="00FE78ED" w:rsidP="00FE78ED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강조와 구분선 </w:t>
      </w:r>
    </w:p>
    <w:p w14:paraId="0520DE63" w14:textId="77777777" w:rsidR="00FE78ED" w:rsidRDefault="00FE78ED" w:rsidP="00FE78ED">
      <w:pPr>
        <w:spacing w:after="160"/>
      </w:pPr>
      <w:r>
        <w:t>다음과 같이 글꼴을 강조합니다.</w:t>
      </w:r>
    </w:p>
    <w:p w14:paraId="590032E3" w14:textId="77777777" w:rsidR="00FE78ED" w:rsidRPr="00457B8F" w:rsidRDefault="00FE78ED" w:rsidP="00FE78ED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FE78ED" w:rsidRPr="00457B8F" w14:paraId="5320AE64" w14:textId="77777777" w:rsidTr="00B23D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77AD0DC5" w14:textId="77777777" w:rsidR="00FE78ED" w:rsidRPr="00457B8F" w:rsidRDefault="00FE78ED" w:rsidP="00B23D8F">
            <w:pPr>
              <w:spacing w:after="160"/>
            </w:pPr>
            <w:r>
              <w:rPr>
                <w:i/>
                <w:iCs/>
              </w:rPr>
              <w:t>*</w:t>
            </w:r>
            <w:proofErr w:type="spellStart"/>
            <w:r>
              <w:rPr>
                <w:i/>
                <w:iCs/>
              </w:rPr>
              <w:t>이텔릭체</w:t>
            </w:r>
            <w:proofErr w:type="spellEnd"/>
            <w:r>
              <w:rPr>
                <w:i/>
                <w:iCs/>
              </w:rPr>
              <w:t>*</w:t>
            </w:r>
          </w:p>
          <w:p w14:paraId="44F64091" w14:textId="77777777" w:rsidR="00FE78ED" w:rsidRPr="00457B8F" w:rsidRDefault="00FE78ED" w:rsidP="00B23D8F">
            <w:pPr>
              <w:spacing w:after="160"/>
            </w:pPr>
            <w:r>
              <w:rPr>
                <w:b/>
                <w:bCs/>
              </w:rPr>
              <w:t>**</w:t>
            </w:r>
            <w:proofErr w:type="spellStart"/>
            <w:r>
              <w:rPr>
                <w:b/>
                <w:bCs/>
              </w:rPr>
              <w:t>볼드체</w:t>
            </w:r>
            <w:proofErr w:type="spellEnd"/>
            <w:r>
              <w:rPr>
                <w:b/>
                <w:bCs/>
              </w:rPr>
              <w:t>**</w:t>
            </w:r>
          </w:p>
          <w:p w14:paraId="3617DA36" w14:textId="77777777" w:rsidR="00FE78ED" w:rsidRPr="00457B8F" w:rsidRDefault="00FE78ED" w:rsidP="00B23D8F">
            <w:pPr>
              <w:spacing w:after="160"/>
            </w:pPr>
            <w:r>
              <w:rPr>
                <w:b/>
                <w:bCs/>
              </w:rPr>
              <w:t>__</w:t>
            </w:r>
            <w:proofErr w:type="spellStart"/>
            <w:r>
              <w:rPr>
                <w:b/>
                <w:bCs/>
              </w:rPr>
              <w:t>볼드체</w:t>
            </w:r>
            <w:proofErr w:type="spellEnd"/>
            <w:r>
              <w:rPr>
                <w:b/>
                <w:bCs/>
              </w:rPr>
              <w:t>__</w:t>
            </w:r>
          </w:p>
          <w:p w14:paraId="4C1B13CC" w14:textId="77777777" w:rsidR="00FE78ED" w:rsidRPr="00457B8F" w:rsidRDefault="00FE78ED" w:rsidP="00B23D8F">
            <w:pPr>
              <w:spacing w:after="160"/>
            </w:pPr>
            <w:r>
              <w:rPr>
                <w:i/>
                <w:iCs/>
              </w:rPr>
              <w:t>_</w:t>
            </w:r>
            <w:proofErr w:type="spellStart"/>
            <w:r>
              <w:rPr>
                <w:i/>
                <w:iCs/>
              </w:rPr>
              <w:t>이텔릭체</w:t>
            </w:r>
            <w:proofErr w:type="spellEnd"/>
            <w:r>
              <w:rPr>
                <w:i/>
                <w:iCs/>
              </w:rPr>
              <w:t>_</w:t>
            </w:r>
          </w:p>
          <w:p w14:paraId="45D34C34" w14:textId="77777777" w:rsidR="00FE78ED" w:rsidRPr="00457B8F" w:rsidRDefault="00FE78ED" w:rsidP="00B23D8F">
            <w:pPr>
              <w:spacing w:after="160"/>
            </w:pPr>
            <w:r>
              <w:t>~~취소선~~</w:t>
            </w:r>
          </w:p>
          <w:p w14:paraId="561F5196" w14:textId="77777777" w:rsidR="00FE78ED" w:rsidRPr="00457B8F" w:rsidRDefault="00FE78ED" w:rsidP="00B23D8F">
            <w:pPr>
              <w:spacing w:after="160"/>
            </w:pPr>
            <w:r>
              <w:lastRenderedPageBreak/>
              <w:t>&lt;u&gt;밑줄&lt;/u&gt;</w:t>
            </w:r>
          </w:p>
          <w:p w14:paraId="0A89DA83" w14:textId="77777777" w:rsidR="00FE78ED" w:rsidRDefault="00FE78ED" w:rsidP="00B23D8F">
            <w:pPr>
              <w:spacing w:after="160"/>
            </w:pPr>
            <w:r>
              <w:t>&lt;span style="</w:t>
            </w:r>
            <w:proofErr w:type="spellStart"/>
            <w:proofErr w:type="gramStart"/>
            <w:r>
              <w:t>color:red</w:t>
            </w:r>
            <w:proofErr w:type="spellEnd"/>
            <w:proofErr w:type="gramEnd"/>
            <w:r>
              <w:t>"&gt;빨간색&lt;/span&gt;</w:t>
            </w:r>
          </w:p>
          <w:p w14:paraId="65908018" w14:textId="77777777" w:rsidR="00FE78ED" w:rsidRPr="00457B8F" w:rsidRDefault="00FE78ED" w:rsidP="00B23D8F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738F14DF" w14:textId="77777777" w:rsidR="00FE78ED" w:rsidRPr="00457B8F" w:rsidRDefault="00FE78ED" w:rsidP="00B23D8F">
            <w:pPr>
              <w:spacing w:after="160"/>
            </w:pPr>
          </w:p>
        </w:tc>
      </w:tr>
    </w:tbl>
    <w:p w14:paraId="27CF0414" w14:textId="77777777" w:rsidR="00FE78ED" w:rsidRPr="00457B8F" w:rsidRDefault="00FE78ED" w:rsidP="00FE78ED">
      <w:pPr>
        <w:spacing w:after="160"/>
      </w:pPr>
      <w:r>
        <w:rPr>
          <w:b/>
          <w:bCs/>
        </w:rPr>
        <w:lastRenderedPageBreak/>
        <w:t>결과</w:t>
      </w:r>
    </w:p>
    <w:p w14:paraId="4BDC2D42" w14:textId="77777777" w:rsidR="00FE78ED" w:rsidRPr="00457B8F" w:rsidRDefault="00FE78ED" w:rsidP="00FE78ED">
      <w:pPr>
        <w:spacing w:after="160"/>
      </w:pPr>
      <w:proofErr w:type="spellStart"/>
      <w:r>
        <w:rPr>
          <w:i/>
          <w:iCs/>
        </w:rPr>
        <w:t>이텔릭체</w:t>
      </w:r>
      <w:proofErr w:type="spellEnd"/>
      <w:r>
        <w:t> </w:t>
      </w:r>
      <w:proofErr w:type="spellStart"/>
      <w:r>
        <w:rPr>
          <w:b/>
          <w:bCs/>
        </w:rPr>
        <w:t>볼드체</w:t>
      </w:r>
      <w:proofErr w:type="spellEnd"/>
      <w:r>
        <w:t> </w:t>
      </w:r>
      <w:proofErr w:type="spellStart"/>
      <w:r>
        <w:rPr>
          <w:b/>
          <w:bCs/>
        </w:rPr>
        <w:t>볼드체</w:t>
      </w:r>
      <w:proofErr w:type="spellEnd"/>
      <w:r>
        <w:t> </w:t>
      </w:r>
      <w:proofErr w:type="spellStart"/>
      <w:r>
        <w:rPr>
          <w:i/>
          <w:iCs/>
        </w:rPr>
        <w:t>이텔릭체</w:t>
      </w:r>
      <w:proofErr w:type="spellEnd"/>
      <w:r>
        <w:t> </w:t>
      </w:r>
      <w:del w:id="38" w:author="Unknown">
        <w:r>
          <w:delText>취소선</w:delText>
        </w:r>
      </w:del>
      <w:r>
        <w:t> 밑줄 빨간색</w:t>
      </w:r>
    </w:p>
    <w:p w14:paraId="58C12D71" w14:textId="77777777" w:rsidR="00FE78ED" w:rsidRPr="00457B8F" w:rsidRDefault="00FE78ED" w:rsidP="00FE78ED">
      <w:pPr>
        <w:spacing w:after="160"/>
      </w:pPr>
      <w:r>
        <w:t>* 과 _ 을 2개이상 사용하여 구분선을 표시합니다.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FE78ED" w:rsidRPr="00457B8F" w14:paraId="728417C3" w14:textId="77777777" w:rsidTr="00B23D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5F93A8C" w14:textId="77777777" w:rsidR="00FE78ED" w:rsidRPr="00457B8F" w:rsidRDefault="00FE78ED" w:rsidP="00B23D8F">
            <w:pPr>
              <w:spacing w:after="160"/>
            </w:pPr>
            <w:r>
              <w:rPr>
                <w:i/>
                <w:iCs/>
              </w:rPr>
              <w:t>**</w:t>
            </w:r>
          </w:p>
          <w:p w14:paraId="4547AEF4" w14:textId="77777777" w:rsidR="00FE78ED" w:rsidRPr="00457B8F" w:rsidRDefault="00FE78ED" w:rsidP="00B23D8F">
            <w:pPr>
              <w:spacing w:after="160"/>
            </w:pPr>
            <w:r>
              <w:rPr>
                <w:i/>
                <w:iCs/>
              </w:rPr>
              <w:t>__</w:t>
            </w:r>
          </w:p>
          <w:p w14:paraId="6A0F92EA" w14:textId="77777777" w:rsidR="00FE78ED" w:rsidRPr="00457B8F" w:rsidRDefault="00FE78ED" w:rsidP="00B23D8F">
            <w:pPr>
              <w:spacing w:after="160"/>
            </w:pPr>
          </w:p>
        </w:tc>
      </w:tr>
    </w:tbl>
    <w:p w14:paraId="50907E3D" w14:textId="77777777" w:rsidR="00FE78ED" w:rsidRPr="00457B8F" w:rsidRDefault="00FE78ED" w:rsidP="00FE78ED">
      <w:pPr>
        <w:spacing w:after="160"/>
      </w:pPr>
      <w:r>
        <w:rPr>
          <w:b/>
          <w:bCs/>
        </w:rPr>
        <w:t>결과</w:t>
      </w:r>
    </w:p>
    <w:p w14:paraId="5247C14D" w14:textId="77777777" w:rsidR="00FE78ED" w:rsidRPr="00457B8F" w:rsidRDefault="00000000" w:rsidP="00FE78ED">
      <w:pPr>
        <w:spacing w:after="160"/>
      </w:pPr>
      <w:r>
        <w:pict w14:anchorId="2050FF30">
          <v:rect id="_x0000_i1025" style="width:0;height:1.5pt" o:hralign="center" o:hrstd="t" o:hr="t" fillcolor="#a0a0a0" stroked="f"/>
        </w:pict>
      </w:r>
    </w:p>
    <w:p w14:paraId="25CF8A54" w14:textId="77777777" w:rsidR="00FE78ED" w:rsidRPr="00457B8F" w:rsidRDefault="00000000" w:rsidP="00FE78ED">
      <w:pPr>
        <w:spacing w:after="160"/>
      </w:pPr>
      <w:r>
        <w:pict w14:anchorId="5E5A916D">
          <v:rect id="_x0000_i1026" style="width:0;height:1.5pt" o:hralign="center" o:hrstd="t" o:hr="t" fillcolor="#a0a0a0" stroked="f"/>
        </w:pict>
      </w:r>
    </w:p>
    <w:p w14:paraId="25FA8CD0" w14:textId="77777777" w:rsidR="00FE78ED" w:rsidRDefault="00FE78ED" w:rsidP="00FE78ED">
      <w:pPr>
        <w:spacing w:after="160"/>
        <w:rPr>
          <w:b/>
          <w:bCs/>
        </w:rPr>
      </w:pPr>
    </w:p>
    <w:p w14:paraId="17F8C84E" w14:textId="77777777" w:rsidR="00FE78ED" w:rsidRPr="00457B8F" w:rsidRDefault="00FE78ED" w:rsidP="00FE78ED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인용 </w:t>
      </w:r>
    </w:p>
    <w:p w14:paraId="3E29096A" w14:textId="77777777" w:rsidR="00FE78ED" w:rsidRDefault="00FE78ED" w:rsidP="00FE78ED">
      <w:pPr>
        <w:spacing w:after="160"/>
      </w:pPr>
      <w:r>
        <w:t>&gt; 으로 이메일 인용형식으로 표시합니다.</w:t>
      </w:r>
    </w:p>
    <w:p w14:paraId="475B005F" w14:textId="77777777" w:rsidR="00FE78ED" w:rsidRPr="00457B8F" w:rsidRDefault="00FE78ED" w:rsidP="00FE78ED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FE78ED" w:rsidRPr="00457B8F" w14:paraId="4412CC7D" w14:textId="77777777" w:rsidTr="00B23D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92A26B0" w14:textId="77777777" w:rsidR="00FE78ED" w:rsidRPr="00457B8F" w:rsidRDefault="00FE78ED" w:rsidP="00B23D8F">
            <w:pPr>
              <w:spacing w:after="160"/>
            </w:pPr>
            <w:r>
              <w:t>&gt; 인용입니다.</w:t>
            </w:r>
          </w:p>
          <w:p w14:paraId="311AF02D" w14:textId="77777777" w:rsidR="00FE78ED" w:rsidRPr="00457B8F" w:rsidRDefault="00FE78ED" w:rsidP="00B23D8F">
            <w:pPr>
              <w:spacing w:after="160"/>
            </w:pPr>
            <w:r>
              <w:t xml:space="preserve">&gt;&gt; </w:t>
            </w:r>
            <w:proofErr w:type="spellStart"/>
            <w:r>
              <w:t>들여쓰기된</w:t>
            </w:r>
            <w:proofErr w:type="spellEnd"/>
            <w:r>
              <w:t xml:space="preserve"> 인용입니다.</w:t>
            </w:r>
          </w:p>
          <w:p w14:paraId="717CB7B3" w14:textId="77777777" w:rsidR="00FE78ED" w:rsidRPr="00457B8F" w:rsidRDefault="00FE78ED" w:rsidP="00B23D8F">
            <w:pPr>
              <w:spacing w:after="160"/>
            </w:pPr>
            <w:r>
              <w:t>&gt;&gt;</w:t>
            </w:r>
          </w:p>
          <w:p w14:paraId="58A0478F" w14:textId="77777777" w:rsidR="00FE78ED" w:rsidRDefault="00FE78ED" w:rsidP="00B23D8F">
            <w:pPr>
              <w:spacing w:after="160"/>
            </w:pPr>
            <w:r>
              <w:t>&gt;&gt; **마크다운*</w:t>
            </w:r>
            <w:proofErr w:type="gramStart"/>
            <w:r>
              <w:t>* 의</w:t>
            </w:r>
            <w:proofErr w:type="gramEnd"/>
            <w:r>
              <w:t xml:space="preserve"> 용법이 그대로 적용됩니다.</w:t>
            </w:r>
          </w:p>
          <w:p w14:paraId="17E62AC5" w14:textId="77777777" w:rsidR="00FE78ED" w:rsidRPr="00457B8F" w:rsidRDefault="00FE78ED" w:rsidP="00B23D8F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740377AB" w14:textId="77777777" w:rsidR="00FE78ED" w:rsidRPr="00457B8F" w:rsidRDefault="00FE78ED" w:rsidP="00B23D8F">
            <w:pPr>
              <w:spacing w:after="160"/>
            </w:pPr>
          </w:p>
        </w:tc>
      </w:tr>
    </w:tbl>
    <w:p w14:paraId="203BAA82" w14:textId="77777777" w:rsidR="00FE78ED" w:rsidRPr="00457B8F" w:rsidRDefault="00FE78ED" w:rsidP="00FE78ED">
      <w:pPr>
        <w:spacing w:after="160"/>
      </w:pPr>
      <w:r>
        <w:rPr>
          <w:b/>
          <w:bCs/>
        </w:rPr>
        <w:t>결과</w:t>
      </w:r>
    </w:p>
    <w:p w14:paraId="2C090190" w14:textId="77777777" w:rsidR="00FE78ED" w:rsidRPr="00457B8F" w:rsidRDefault="00FE78ED" w:rsidP="00FE78ED">
      <w:pPr>
        <w:spacing w:after="160"/>
        <w:rPr>
          <w:i/>
          <w:iCs/>
        </w:rPr>
      </w:pPr>
      <w:r>
        <w:rPr>
          <w:i/>
          <w:iCs/>
        </w:rPr>
        <w:t>인용입니다.</w:t>
      </w:r>
    </w:p>
    <w:p w14:paraId="708DBDF6" w14:textId="77777777" w:rsidR="00FE78ED" w:rsidRPr="00457B8F" w:rsidRDefault="00FE78ED" w:rsidP="00FE78ED">
      <w:pPr>
        <w:spacing w:after="160"/>
        <w:rPr>
          <w:i/>
          <w:iCs/>
        </w:rPr>
      </w:pPr>
      <w:proofErr w:type="spellStart"/>
      <w:r>
        <w:rPr>
          <w:i/>
          <w:iCs/>
        </w:rPr>
        <w:t>들여쓰기된</w:t>
      </w:r>
      <w:proofErr w:type="spellEnd"/>
      <w:r>
        <w:rPr>
          <w:i/>
          <w:iCs/>
        </w:rPr>
        <w:t xml:space="preserve"> 인용입니다.</w:t>
      </w:r>
    </w:p>
    <w:p w14:paraId="08BD7F9B" w14:textId="77777777" w:rsidR="00FE78ED" w:rsidRPr="00457B8F" w:rsidRDefault="00FE78ED" w:rsidP="00FE78ED">
      <w:pPr>
        <w:spacing w:after="160"/>
        <w:rPr>
          <w:i/>
          <w:iCs/>
        </w:rPr>
      </w:pPr>
      <w:proofErr w:type="gramStart"/>
      <w:r>
        <w:rPr>
          <w:b/>
          <w:bCs/>
          <w:i/>
          <w:iCs/>
        </w:rPr>
        <w:lastRenderedPageBreak/>
        <w:t>마크다운</w:t>
      </w:r>
      <w:r>
        <w:rPr>
          <w:i/>
          <w:iCs/>
        </w:rPr>
        <w:t> 의</w:t>
      </w:r>
      <w:proofErr w:type="gramEnd"/>
      <w:r>
        <w:rPr>
          <w:i/>
          <w:iCs/>
        </w:rPr>
        <w:t xml:space="preserve"> 용법이 그대로 적용됩니다.</w:t>
      </w:r>
    </w:p>
    <w:p w14:paraId="68D50CE3" w14:textId="77777777" w:rsidR="00FE78ED" w:rsidRDefault="00FE78ED" w:rsidP="00FE78ED">
      <w:pPr>
        <w:spacing w:after="160"/>
        <w:rPr>
          <w:b/>
          <w:bCs/>
        </w:rPr>
      </w:pPr>
    </w:p>
    <w:p w14:paraId="505C476A" w14:textId="77777777" w:rsidR="00FE78ED" w:rsidRPr="00457B8F" w:rsidRDefault="00FE78ED" w:rsidP="00FE78ED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목록 </w:t>
      </w:r>
    </w:p>
    <w:p w14:paraId="7F2C9D5F" w14:textId="77777777" w:rsidR="00FE78ED" w:rsidRDefault="00FE78ED" w:rsidP="00FE78ED">
      <w:pPr>
        <w:spacing w:after="160"/>
      </w:pPr>
      <w:proofErr w:type="spellStart"/>
      <w:r>
        <w:t>순서있는</w:t>
      </w:r>
      <w:proofErr w:type="spellEnd"/>
      <w:r>
        <w:t xml:space="preserve"> 목록은 </w:t>
      </w:r>
      <w:proofErr w:type="spellStart"/>
      <w:proofErr w:type="gramStart"/>
      <w:r>
        <w:t>숫자뒤에</w:t>
      </w:r>
      <w:proofErr w:type="spellEnd"/>
      <w:r>
        <w:t> .</w:t>
      </w:r>
      <w:proofErr w:type="gramEnd"/>
      <w:r>
        <w:t xml:space="preserve"> 을 사용하고, </w:t>
      </w:r>
      <w:proofErr w:type="spellStart"/>
      <w:r>
        <w:t>순서없는</w:t>
      </w:r>
      <w:proofErr w:type="spellEnd"/>
      <w:r>
        <w:t xml:space="preserve"> 목록은 *, +, -를 사용합니다. 목록에서 하위 항목을 만들려면 앞에 Tab을 추가하여 들여쓰기를 해야 합니다.</w:t>
      </w:r>
    </w:p>
    <w:p w14:paraId="6D9E4CFB" w14:textId="77777777" w:rsidR="00FE78ED" w:rsidRPr="00457B8F" w:rsidRDefault="00FE78ED" w:rsidP="00FE78ED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FE78ED" w:rsidRPr="00457B8F" w14:paraId="0A25F76B" w14:textId="77777777" w:rsidTr="00B23D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CFC229B" w14:textId="77777777" w:rsidR="00FE78ED" w:rsidRPr="00457B8F" w:rsidRDefault="00FE78ED" w:rsidP="00B23D8F">
            <w:pPr>
              <w:spacing w:after="160"/>
            </w:pPr>
            <w:r>
              <w:t>1. 목록입니다.</w:t>
            </w:r>
          </w:p>
          <w:p w14:paraId="1FC88407" w14:textId="77777777" w:rsidR="00FE78ED" w:rsidRPr="00457B8F" w:rsidRDefault="00FE78ED" w:rsidP="00B23D8F">
            <w:pPr>
              <w:spacing w:after="160"/>
            </w:pPr>
            <w:r>
              <w:t>3. 목록 2번인데 3번이라 잘못 작성했지만, 마크다운은 순서대로 2번이라 보여줍니다.</w:t>
            </w:r>
          </w:p>
          <w:p w14:paraId="6A7DD3C9" w14:textId="77777777" w:rsidR="00FE78ED" w:rsidRPr="00457B8F" w:rsidRDefault="00FE78ED" w:rsidP="00B23D8F">
            <w:pPr>
              <w:spacing w:after="160"/>
            </w:pPr>
            <w:r>
              <w:t>2. 목록 3번인데 2번이라 잘못 작성했지만, 마크다운은 순서대로 3번이라 보여 줍니다.</w:t>
            </w:r>
          </w:p>
          <w:p w14:paraId="7832BEA7" w14:textId="77777777" w:rsidR="00FE78ED" w:rsidRPr="00457B8F" w:rsidRDefault="00FE78ED" w:rsidP="00B23D8F">
            <w:pPr>
              <w:spacing w:after="160"/>
            </w:pPr>
          </w:p>
          <w:p w14:paraId="4DC8F771" w14:textId="77777777" w:rsidR="00FE78ED" w:rsidRPr="00457B8F" w:rsidRDefault="00FE78ED" w:rsidP="00B23D8F">
            <w:pPr>
              <w:spacing w:after="160"/>
            </w:pPr>
            <w:r>
              <w:t xml:space="preserve">*부모(띄어쓰기를 </w:t>
            </w:r>
            <w:proofErr w:type="spellStart"/>
            <w:r>
              <w:t>안하면</w:t>
            </w:r>
            <w:proofErr w:type="spellEnd"/>
            <w:r>
              <w:t xml:space="preserve"> 목록이 안됩니다.)  </w:t>
            </w:r>
          </w:p>
          <w:p w14:paraId="31C97DBF" w14:textId="77777777" w:rsidR="00FE78ED" w:rsidRPr="00457B8F" w:rsidRDefault="00FE78ED" w:rsidP="00B23D8F">
            <w:pPr>
              <w:spacing w:after="160"/>
            </w:pPr>
            <w:r>
              <w:t>* 부모(* 뒤에 띄어쓰기를 해야 합니다.)</w:t>
            </w:r>
          </w:p>
          <w:p w14:paraId="19E9DE1B" w14:textId="77777777" w:rsidR="00FE78ED" w:rsidRPr="00457B8F" w:rsidRDefault="00FE78ED" w:rsidP="00B23D8F">
            <w:pPr>
              <w:spacing w:after="160"/>
            </w:pPr>
            <w:r>
              <w:t xml:space="preserve"> + </w:t>
            </w:r>
            <w:proofErr w:type="gramStart"/>
            <w:r>
              <w:t>자식( +</w:t>
            </w:r>
            <w:proofErr w:type="gramEnd"/>
            <w:r>
              <w:t xml:space="preserve"> 앞에 띄어쓰기 1을 하니 하위 항목이 되지 않습니다.)</w:t>
            </w:r>
          </w:p>
          <w:p w14:paraId="3BFA83DB" w14:textId="77777777" w:rsidR="00FE78ED" w:rsidRPr="00457B8F" w:rsidRDefault="00FE78ED" w:rsidP="00B23D8F">
            <w:pPr>
              <w:spacing w:after="160"/>
            </w:pPr>
            <w:r>
              <w:t>* 부모</w:t>
            </w:r>
          </w:p>
          <w:p w14:paraId="14A13E6E" w14:textId="77777777" w:rsidR="00FE78ED" w:rsidRPr="00457B8F" w:rsidRDefault="00FE78ED" w:rsidP="00B23D8F">
            <w:pPr>
              <w:spacing w:after="160"/>
            </w:pPr>
            <w:r>
              <w:t xml:space="preserve">   + </w:t>
            </w:r>
            <w:proofErr w:type="gramStart"/>
            <w:r>
              <w:t>자식( +</w:t>
            </w:r>
            <w:proofErr w:type="gramEnd"/>
            <w:r>
              <w:t xml:space="preserve"> 앞에 Tab 1)</w:t>
            </w:r>
          </w:p>
          <w:p w14:paraId="08E4BB96" w14:textId="77777777" w:rsidR="00FE78ED" w:rsidRDefault="00FE78ED" w:rsidP="00B23D8F">
            <w:pPr>
              <w:spacing w:after="160"/>
            </w:pPr>
            <w:r>
              <w:t xml:space="preserve">      - </w:t>
            </w:r>
            <w:proofErr w:type="gramStart"/>
            <w:r>
              <w:t>손자( -</w:t>
            </w:r>
            <w:proofErr w:type="gramEnd"/>
            <w:r>
              <w:t xml:space="preserve"> 앞에 Tab 2)</w:t>
            </w:r>
          </w:p>
          <w:p w14:paraId="49FD10C1" w14:textId="77777777" w:rsidR="00FE78ED" w:rsidRPr="00457B8F" w:rsidRDefault="00FE78ED" w:rsidP="00B23D8F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0C789CD9" w14:textId="77777777" w:rsidR="00FE78ED" w:rsidRPr="00457B8F" w:rsidRDefault="00FE78ED" w:rsidP="00B23D8F">
            <w:pPr>
              <w:spacing w:after="160"/>
            </w:pPr>
          </w:p>
        </w:tc>
      </w:tr>
    </w:tbl>
    <w:p w14:paraId="6D917B64" w14:textId="77777777" w:rsidR="00FE78ED" w:rsidRPr="00457B8F" w:rsidRDefault="00FE78ED" w:rsidP="00FE78ED">
      <w:pPr>
        <w:spacing w:after="160"/>
      </w:pPr>
      <w:r>
        <w:rPr>
          <w:b/>
          <w:bCs/>
        </w:rPr>
        <w:t>결과</w:t>
      </w:r>
    </w:p>
    <w:p w14:paraId="01379C06" w14:textId="77777777" w:rsidR="00FE78ED" w:rsidRPr="00457B8F" w:rsidRDefault="00FE78ED" w:rsidP="00FE78ED">
      <w:pPr>
        <w:numPr>
          <w:ilvl w:val="0"/>
          <w:numId w:val="4"/>
        </w:numPr>
        <w:spacing w:after="160" w:line="240" w:lineRule="auto"/>
      </w:pPr>
      <w:r>
        <w:t>목록입니다.</w:t>
      </w:r>
    </w:p>
    <w:p w14:paraId="4D694CD9" w14:textId="77777777" w:rsidR="00FE78ED" w:rsidRPr="00457B8F" w:rsidRDefault="00FE78ED" w:rsidP="00FE78ED">
      <w:pPr>
        <w:numPr>
          <w:ilvl w:val="0"/>
          <w:numId w:val="4"/>
        </w:numPr>
        <w:spacing w:after="160" w:line="240" w:lineRule="auto"/>
      </w:pPr>
      <w:r>
        <w:t>목록 2번인데 3번이라 잘못 작성했지만, 마크다운은 순서대로 2번이라 보여줍니다.</w:t>
      </w:r>
    </w:p>
    <w:p w14:paraId="5BB6034A" w14:textId="77777777" w:rsidR="00FE78ED" w:rsidRPr="00457B8F" w:rsidRDefault="00FE78ED" w:rsidP="00FE78ED">
      <w:pPr>
        <w:numPr>
          <w:ilvl w:val="0"/>
          <w:numId w:val="4"/>
        </w:numPr>
        <w:spacing w:after="160" w:line="240" w:lineRule="auto"/>
      </w:pPr>
      <w:r>
        <w:t>목록 3번인데 2번이라 잘못 작성했지만, 마크다운은 순서대로 3번이라 보여 줍니다.</w:t>
      </w:r>
    </w:p>
    <w:p w14:paraId="70A906BF" w14:textId="77777777" w:rsidR="00FE78ED" w:rsidRPr="00457B8F" w:rsidRDefault="00FE78ED" w:rsidP="00FE78ED">
      <w:pPr>
        <w:spacing w:after="160"/>
      </w:pPr>
      <w:r>
        <w:t xml:space="preserve">*부모(띄어쓰기를 </w:t>
      </w:r>
      <w:proofErr w:type="spellStart"/>
      <w:r>
        <w:t>안하면</w:t>
      </w:r>
      <w:proofErr w:type="spellEnd"/>
      <w:r>
        <w:t xml:space="preserve"> 목록이 안됩니다.)</w:t>
      </w:r>
    </w:p>
    <w:p w14:paraId="1F74B790" w14:textId="77777777" w:rsidR="00FE78ED" w:rsidRPr="00457B8F" w:rsidRDefault="00FE78ED" w:rsidP="00FE78ED">
      <w:pPr>
        <w:numPr>
          <w:ilvl w:val="0"/>
          <w:numId w:val="5"/>
        </w:numPr>
        <w:spacing w:after="160" w:line="240" w:lineRule="auto"/>
      </w:pPr>
      <w:r>
        <w:t>부모(* 뒤에 띄어쓰기를 해야 합니다.)</w:t>
      </w:r>
    </w:p>
    <w:p w14:paraId="5BB2D19F" w14:textId="77777777" w:rsidR="00FE78ED" w:rsidRPr="00457B8F" w:rsidRDefault="00FE78ED" w:rsidP="00FE78ED">
      <w:pPr>
        <w:numPr>
          <w:ilvl w:val="0"/>
          <w:numId w:val="5"/>
        </w:numPr>
        <w:spacing w:after="160" w:line="240" w:lineRule="auto"/>
      </w:pPr>
      <w:proofErr w:type="gramStart"/>
      <w:r>
        <w:lastRenderedPageBreak/>
        <w:t>자식( +</w:t>
      </w:r>
      <w:proofErr w:type="gramEnd"/>
      <w:r>
        <w:t xml:space="preserve"> 앞에 띄어쓰기 1을 하니 하위 항목이 되지 않습니다.)</w:t>
      </w:r>
    </w:p>
    <w:p w14:paraId="7620B772" w14:textId="77777777" w:rsidR="00FE78ED" w:rsidRPr="00457B8F" w:rsidRDefault="00FE78ED" w:rsidP="00FE78ED">
      <w:pPr>
        <w:numPr>
          <w:ilvl w:val="0"/>
          <w:numId w:val="5"/>
        </w:numPr>
        <w:spacing w:after="160" w:line="240" w:lineRule="auto"/>
      </w:pPr>
      <w:r>
        <w:t>부모</w:t>
      </w:r>
    </w:p>
    <w:p w14:paraId="602A85D3" w14:textId="77777777" w:rsidR="00FE78ED" w:rsidRPr="00457B8F" w:rsidRDefault="00FE78ED" w:rsidP="00FE78ED">
      <w:pPr>
        <w:numPr>
          <w:ilvl w:val="1"/>
          <w:numId w:val="5"/>
        </w:numPr>
        <w:spacing w:after="160" w:line="240" w:lineRule="auto"/>
      </w:pPr>
      <w:proofErr w:type="gramStart"/>
      <w:r>
        <w:t>자식( +</w:t>
      </w:r>
      <w:proofErr w:type="gramEnd"/>
      <w:r>
        <w:t xml:space="preserve"> 앞에 Tab 1)</w:t>
      </w:r>
    </w:p>
    <w:p w14:paraId="5A5CE1C4" w14:textId="77777777" w:rsidR="00FE78ED" w:rsidRPr="00457B8F" w:rsidRDefault="00FE78ED" w:rsidP="00FE78ED">
      <w:pPr>
        <w:numPr>
          <w:ilvl w:val="2"/>
          <w:numId w:val="5"/>
        </w:numPr>
        <w:spacing w:after="160" w:line="240" w:lineRule="auto"/>
      </w:pPr>
      <w:proofErr w:type="gramStart"/>
      <w:r>
        <w:t>손자( -</w:t>
      </w:r>
      <w:proofErr w:type="gramEnd"/>
      <w:r>
        <w:t xml:space="preserve"> 앞에 Tab 2)</w:t>
      </w:r>
    </w:p>
    <w:p w14:paraId="384E0E8B" w14:textId="77777777" w:rsidR="00FE78ED" w:rsidRPr="00457B8F" w:rsidRDefault="00FE78ED" w:rsidP="00FE78ED">
      <w:pPr>
        <w:spacing w:after="160"/>
      </w:pPr>
      <w:r>
        <w:rPr>
          <w:b/>
          <w:bCs/>
        </w:rPr>
        <w:t>목록에서의 하위 항목 들여쓰기 수준 맞추기</w:t>
      </w:r>
    </w:p>
    <w:p w14:paraId="2590CB61" w14:textId="77777777" w:rsidR="00FE78ED" w:rsidRDefault="00FE78ED" w:rsidP="00FE78ED">
      <w:pPr>
        <w:spacing w:after="160"/>
      </w:pPr>
      <w:r>
        <w:t>목록에서 하위 항목의 들여쓰기는 각 수준에 맞게 작성해야 합니다. 그렇지 않으면, 하위항목이 의도한 대로 해석되지 않을 수도 있습니다.</w:t>
      </w:r>
    </w:p>
    <w:p w14:paraId="3ED71CC2" w14:textId="77777777" w:rsidR="00FE78ED" w:rsidRPr="00457B8F" w:rsidRDefault="00FE78ED" w:rsidP="00FE78ED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FE78ED" w:rsidRPr="00457B8F" w14:paraId="09453D29" w14:textId="77777777" w:rsidTr="00B23D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5D77141E" w14:textId="77777777" w:rsidR="00FE78ED" w:rsidRPr="00457B8F" w:rsidRDefault="00FE78ED" w:rsidP="00B23D8F">
            <w:pPr>
              <w:spacing w:after="160"/>
            </w:pPr>
            <w:r>
              <w:t>1. A</w:t>
            </w:r>
          </w:p>
          <w:p w14:paraId="3C4BB457" w14:textId="77777777" w:rsidR="00FE78ED" w:rsidRPr="00457B8F" w:rsidRDefault="00FE78ED" w:rsidP="00B23D8F">
            <w:pPr>
              <w:spacing w:after="160"/>
            </w:pPr>
          </w:p>
          <w:p w14:paraId="3F524798" w14:textId="77777777" w:rsidR="00FE78ED" w:rsidRPr="00457B8F" w:rsidRDefault="00FE78ED" w:rsidP="00B23D8F">
            <w:pPr>
              <w:spacing w:after="160"/>
            </w:pPr>
            <w:r>
              <w:t xml:space="preserve">   </w:t>
            </w:r>
            <w:proofErr w:type="gramStart"/>
            <w:r>
              <w:t>A 의</w:t>
            </w:r>
            <w:proofErr w:type="gramEnd"/>
            <w:r>
              <w:t xml:space="preserve"> 하위 항목. Tab1을 사용했습니다.</w:t>
            </w:r>
          </w:p>
          <w:p w14:paraId="529171D4" w14:textId="77777777" w:rsidR="00FE78ED" w:rsidRPr="00457B8F" w:rsidRDefault="00FE78ED" w:rsidP="00B23D8F">
            <w:pPr>
              <w:spacing w:after="160"/>
            </w:pPr>
          </w:p>
          <w:p w14:paraId="30C8A32A" w14:textId="77777777" w:rsidR="00FE78ED" w:rsidRPr="00457B8F" w:rsidRDefault="00FE78ED" w:rsidP="00B23D8F">
            <w:pPr>
              <w:spacing w:after="160"/>
            </w:pPr>
            <w:r>
              <w:t xml:space="preserve">   * A Child1. Tab1을 사용했습니다. </w:t>
            </w:r>
          </w:p>
          <w:p w14:paraId="1C28513C" w14:textId="77777777" w:rsidR="00FE78ED" w:rsidRPr="00457B8F" w:rsidRDefault="00FE78ED" w:rsidP="00B23D8F">
            <w:pPr>
              <w:spacing w:after="160"/>
            </w:pPr>
          </w:p>
          <w:p w14:paraId="51C12F81" w14:textId="77777777" w:rsidR="00FE78ED" w:rsidRPr="00457B8F" w:rsidRDefault="00FE78ED" w:rsidP="00B23D8F">
            <w:pPr>
              <w:spacing w:after="160"/>
            </w:pPr>
            <w:r>
              <w:t xml:space="preserve">   * A Child2. Tab2을 사용했습니다.</w:t>
            </w:r>
          </w:p>
          <w:p w14:paraId="7B48575A" w14:textId="77777777" w:rsidR="00FE78ED" w:rsidRPr="00457B8F" w:rsidRDefault="00FE78ED" w:rsidP="00B23D8F">
            <w:pPr>
              <w:spacing w:after="160"/>
            </w:pPr>
          </w:p>
          <w:p w14:paraId="214C22B1" w14:textId="77777777" w:rsidR="00FE78ED" w:rsidRPr="00457B8F" w:rsidRDefault="00FE78ED" w:rsidP="00B23D8F">
            <w:pPr>
              <w:spacing w:after="160"/>
            </w:pPr>
            <w:r>
              <w:rPr>
                <w:b/>
                <w:bCs/>
              </w:rPr>
              <w:t>**(오류)**</w:t>
            </w:r>
            <w:r>
              <w:t xml:space="preserve"> A Child2 </w:t>
            </w:r>
            <w:proofErr w:type="spellStart"/>
            <w:r>
              <w:t>하위항목인데</w:t>
            </w:r>
            <w:proofErr w:type="spellEnd"/>
            <w:r>
              <w:t xml:space="preserve"> 아무런 들여쓰기를 하지 않았습니다.</w:t>
            </w:r>
          </w:p>
          <w:p w14:paraId="00DB91AF" w14:textId="77777777" w:rsidR="00FE78ED" w:rsidRPr="00457B8F" w:rsidRDefault="00FE78ED" w:rsidP="00B23D8F">
            <w:pPr>
              <w:spacing w:after="160"/>
            </w:pPr>
          </w:p>
          <w:p w14:paraId="02708E97" w14:textId="77777777" w:rsidR="00FE78ED" w:rsidRPr="00457B8F" w:rsidRDefault="00FE78ED" w:rsidP="00B23D8F">
            <w:pPr>
              <w:spacing w:after="160"/>
            </w:pPr>
            <w:r>
              <w:rPr>
                <w:b/>
                <w:bCs/>
              </w:rPr>
              <w:t>**(오류)**</w:t>
            </w:r>
            <w:r>
              <w:t xml:space="preserve"> A의 </w:t>
            </w:r>
            <w:proofErr w:type="spellStart"/>
            <w:r>
              <w:t>하위항목인데</w:t>
            </w:r>
            <w:proofErr w:type="spellEnd"/>
            <w:r>
              <w:t xml:space="preserve"> 들여쓰기를 하지 </w:t>
            </w:r>
            <w:proofErr w:type="gramStart"/>
            <w:r>
              <w:t>않았습니다.(튀어 나와</w:t>
            </w:r>
            <w:proofErr w:type="gramEnd"/>
            <w:r>
              <w:t xml:space="preserve"> 보이고, Markdown 변환기에 따라 하기 2번째 목록이고, Markdown 변환기에 따라 하기 2번째 목록이 1로 초기화 될 수도 있습니다.)</w:t>
            </w:r>
          </w:p>
          <w:p w14:paraId="331AEA2F" w14:textId="77777777" w:rsidR="00FE78ED" w:rsidRPr="00457B8F" w:rsidRDefault="00FE78ED" w:rsidP="00B23D8F">
            <w:pPr>
              <w:spacing w:after="160"/>
            </w:pPr>
          </w:p>
          <w:p w14:paraId="2A96DC4F" w14:textId="77777777" w:rsidR="00FE78ED" w:rsidRDefault="00FE78ED" w:rsidP="00B23D8F">
            <w:pPr>
              <w:spacing w:after="160"/>
            </w:pPr>
            <w:r>
              <w:t xml:space="preserve">2. </w:t>
            </w:r>
            <w:r>
              <w:rPr>
                <w:b/>
                <w:bCs/>
              </w:rPr>
              <w:t>**(오류)**</w:t>
            </w:r>
            <w:r>
              <w:t xml:space="preserve"> B(숫자가 1이 될 수 있습니다.)</w:t>
            </w:r>
          </w:p>
          <w:p w14:paraId="788E9BF9" w14:textId="77777777" w:rsidR="00FE78ED" w:rsidRPr="00457B8F" w:rsidRDefault="00FE78ED" w:rsidP="00B23D8F">
            <w:pPr>
              <w:spacing w:after="160"/>
            </w:pPr>
            <w:r>
              <w:rPr>
                <w:rFonts w:hint="eastAsia"/>
                <w:b/>
                <w:bCs/>
              </w:rPr>
              <w:t>```</w:t>
            </w:r>
          </w:p>
          <w:p w14:paraId="12029CC7" w14:textId="77777777" w:rsidR="00FE78ED" w:rsidRPr="00457B8F" w:rsidRDefault="00FE78ED" w:rsidP="00B23D8F">
            <w:pPr>
              <w:spacing w:after="160"/>
            </w:pPr>
          </w:p>
        </w:tc>
      </w:tr>
    </w:tbl>
    <w:p w14:paraId="40481095" w14:textId="77777777" w:rsidR="00FE78ED" w:rsidRPr="00457B8F" w:rsidRDefault="00FE78ED" w:rsidP="00FE78ED">
      <w:pPr>
        <w:spacing w:after="160"/>
      </w:pPr>
      <w:r>
        <w:t>Markdown 변환기에 따라 </w:t>
      </w:r>
      <w:r>
        <w:rPr>
          <w:b/>
          <w:bCs/>
        </w:rPr>
        <w:t>오류</w:t>
      </w:r>
      <w:r>
        <w:t> 부분이 다르게 나올 수 있습니다.</w:t>
      </w:r>
    </w:p>
    <w:p w14:paraId="27B0F0EF" w14:textId="77777777" w:rsidR="00FE78ED" w:rsidRPr="00457B8F" w:rsidRDefault="00FE78ED" w:rsidP="00FE78ED">
      <w:pPr>
        <w:numPr>
          <w:ilvl w:val="0"/>
          <w:numId w:val="6"/>
        </w:numPr>
        <w:spacing w:after="160" w:line="240" w:lineRule="auto"/>
      </w:pPr>
      <w:r>
        <w:lastRenderedPageBreak/>
        <w:t>A</w:t>
      </w:r>
    </w:p>
    <w:p w14:paraId="4A17BB45" w14:textId="77777777" w:rsidR="00FE78ED" w:rsidRPr="00457B8F" w:rsidRDefault="00FE78ED" w:rsidP="00FE78ED">
      <w:pPr>
        <w:spacing w:after="160"/>
      </w:pPr>
      <w:proofErr w:type="gramStart"/>
      <w:r>
        <w:t>A 의</w:t>
      </w:r>
      <w:proofErr w:type="gramEnd"/>
      <w:r>
        <w:t xml:space="preserve"> 하위 항목. Tab1을 사용했습니다.</w:t>
      </w:r>
    </w:p>
    <w:p w14:paraId="0B78139F" w14:textId="77777777" w:rsidR="00FE78ED" w:rsidRPr="00457B8F" w:rsidRDefault="00FE78ED" w:rsidP="00FE78ED">
      <w:pPr>
        <w:numPr>
          <w:ilvl w:val="1"/>
          <w:numId w:val="6"/>
        </w:numPr>
        <w:spacing w:after="160" w:line="240" w:lineRule="auto"/>
      </w:pPr>
      <w:r>
        <w:t>A Child1. Tab1을 사용했습니다.</w:t>
      </w:r>
    </w:p>
    <w:p w14:paraId="18956E2A" w14:textId="77777777" w:rsidR="00FE78ED" w:rsidRPr="00457B8F" w:rsidRDefault="00FE78ED" w:rsidP="00FE78ED">
      <w:pPr>
        <w:numPr>
          <w:ilvl w:val="1"/>
          <w:numId w:val="6"/>
        </w:numPr>
        <w:spacing w:after="160" w:line="240" w:lineRule="auto"/>
      </w:pPr>
      <w:r>
        <w:t>A Child2. Tab2을 사용했습니다.</w:t>
      </w:r>
    </w:p>
    <w:p w14:paraId="37B00BF6" w14:textId="77777777" w:rsidR="00FE78ED" w:rsidRPr="00457B8F" w:rsidRDefault="00FE78ED" w:rsidP="00FE78ED">
      <w:pPr>
        <w:spacing w:after="160"/>
      </w:pPr>
      <w:r>
        <w:rPr>
          <w:b/>
          <w:bCs/>
        </w:rPr>
        <w:t>(오류)</w:t>
      </w:r>
      <w:r>
        <w:t xml:space="preserve"> A Child2 </w:t>
      </w:r>
      <w:proofErr w:type="spellStart"/>
      <w:r>
        <w:t>하위항목인데</w:t>
      </w:r>
      <w:proofErr w:type="spellEnd"/>
      <w:r>
        <w:t xml:space="preserve"> 아무런 들여쓰기를 하지 않았습니다.</w:t>
      </w:r>
    </w:p>
    <w:p w14:paraId="77C7B9E0" w14:textId="77777777" w:rsidR="00FE78ED" w:rsidRPr="00457B8F" w:rsidRDefault="00FE78ED" w:rsidP="00FE78ED">
      <w:pPr>
        <w:spacing w:after="160"/>
      </w:pPr>
      <w:r>
        <w:rPr>
          <w:b/>
          <w:bCs/>
        </w:rPr>
        <w:t>(오류)</w:t>
      </w:r>
      <w:r>
        <w:t xml:space="preserve"> A의 </w:t>
      </w:r>
      <w:proofErr w:type="spellStart"/>
      <w:r>
        <w:t>하위항목인데</w:t>
      </w:r>
      <w:proofErr w:type="spellEnd"/>
      <w:r>
        <w:t xml:space="preserve"> 들여쓰기를 하지 </w:t>
      </w:r>
      <w:proofErr w:type="gramStart"/>
      <w:r>
        <w:t>않았습니다.(튀어 나와</w:t>
      </w:r>
      <w:proofErr w:type="gramEnd"/>
      <w:r>
        <w:t xml:space="preserve"> 보이고, Markdown 변환기에 따라 하기 2번째 목록이고, Markdown 변환기에 따라 하기 2번째 목록이 1로 초기화 될 수도 있습니다.)</w:t>
      </w:r>
    </w:p>
    <w:p w14:paraId="4432BA97" w14:textId="77777777" w:rsidR="00FE78ED" w:rsidRPr="00457B8F" w:rsidRDefault="00FE78ED" w:rsidP="00FE78ED">
      <w:pPr>
        <w:numPr>
          <w:ilvl w:val="0"/>
          <w:numId w:val="7"/>
        </w:numPr>
        <w:spacing w:after="160" w:line="240" w:lineRule="auto"/>
      </w:pPr>
      <w:r>
        <w:rPr>
          <w:b/>
          <w:bCs/>
        </w:rPr>
        <w:t>(오류)</w:t>
      </w:r>
      <w:r>
        <w:t> B(숫자가 1이 될 수 있습니다.)</w:t>
      </w:r>
    </w:p>
    <w:p w14:paraId="692D0234" w14:textId="77777777" w:rsidR="00FE78ED" w:rsidRPr="00457B8F" w:rsidRDefault="00FE78ED" w:rsidP="00FE78ED">
      <w:pPr>
        <w:spacing w:after="160"/>
      </w:pPr>
      <w:r>
        <w:t>다음과 같이 들여쓰기를 맞추면 의도한 대로 해석됩니다.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FE78ED" w:rsidRPr="00457B8F" w14:paraId="149DCB3B" w14:textId="77777777" w:rsidTr="00B23D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7EBA6C70" w14:textId="77777777" w:rsidR="00FE78ED" w:rsidRPr="00457B8F" w:rsidRDefault="00FE78ED" w:rsidP="00B23D8F">
            <w:pPr>
              <w:spacing w:after="160"/>
            </w:pPr>
            <w:r>
              <w:t>1. A</w:t>
            </w:r>
          </w:p>
          <w:p w14:paraId="50DF05F0" w14:textId="77777777" w:rsidR="00FE78ED" w:rsidRPr="00457B8F" w:rsidRDefault="00FE78ED" w:rsidP="00B23D8F">
            <w:pPr>
              <w:spacing w:after="160"/>
            </w:pPr>
          </w:p>
          <w:p w14:paraId="16F3AEC4" w14:textId="77777777" w:rsidR="00FE78ED" w:rsidRPr="00457B8F" w:rsidRDefault="00FE78ED" w:rsidP="00B23D8F">
            <w:pPr>
              <w:spacing w:after="160"/>
            </w:pPr>
            <w:r>
              <w:t xml:space="preserve">   </w:t>
            </w:r>
            <w:proofErr w:type="gramStart"/>
            <w:r>
              <w:t>A 의</w:t>
            </w:r>
            <w:proofErr w:type="gramEnd"/>
            <w:r>
              <w:t xml:space="preserve"> 하위 항목. Tab1을 사용했습니다.</w:t>
            </w:r>
          </w:p>
          <w:p w14:paraId="1D84623B" w14:textId="77777777" w:rsidR="00FE78ED" w:rsidRPr="00457B8F" w:rsidRDefault="00FE78ED" w:rsidP="00B23D8F">
            <w:pPr>
              <w:spacing w:after="160"/>
            </w:pPr>
            <w:r>
              <w:t xml:space="preserve">   </w:t>
            </w:r>
          </w:p>
          <w:p w14:paraId="7AB940C8" w14:textId="77777777" w:rsidR="00FE78ED" w:rsidRPr="00457B8F" w:rsidRDefault="00FE78ED" w:rsidP="00B23D8F">
            <w:pPr>
              <w:spacing w:after="160"/>
            </w:pPr>
            <w:r>
              <w:t xml:space="preserve">   * A Child1. 탭을 사용했습니다.</w:t>
            </w:r>
          </w:p>
          <w:p w14:paraId="2FF72035" w14:textId="77777777" w:rsidR="00FE78ED" w:rsidRPr="00457B8F" w:rsidRDefault="00FE78ED" w:rsidP="00B23D8F">
            <w:pPr>
              <w:spacing w:after="160"/>
            </w:pPr>
          </w:p>
          <w:p w14:paraId="369B6C4B" w14:textId="77777777" w:rsidR="00FE78ED" w:rsidRPr="00457B8F" w:rsidRDefault="00FE78ED" w:rsidP="00B23D8F">
            <w:pPr>
              <w:spacing w:after="160"/>
            </w:pPr>
            <w:r>
              <w:t xml:space="preserve">   * A Child2. 탭을 사용했습니다.</w:t>
            </w:r>
          </w:p>
          <w:p w14:paraId="03964753" w14:textId="77777777" w:rsidR="00FE78ED" w:rsidRPr="00457B8F" w:rsidRDefault="00FE78ED" w:rsidP="00B23D8F">
            <w:pPr>
              <w:spacing w:after="160"/>
            </w:pPr>
          </w:p>
          <w:p w14:paraId="373AF8F8" w14:textId="77777777" w:rsidR="00FE78ED" w:rsidRPr="00457B8F" w:rsidRDefault="00FE78ED" w:rsidP="00B23D8F">
            <w:pPr>
              <w:spacing w:after="160"/>
            </w:pPr>
            <w:r>
              <w:t xml:space="preserve">      **(정상)** A Child2 </w:t>
            </w:r>
            <w:proofErr w:type="spellStart"/>
            <w:r>
              <w:t>하위항목이어서</w:t>
            </w:r>
            <w:proofErr w:type="spellEnd"/>
            <w:r>
              <w:t xml:space="preserve"> Tab2</w:t>
            </w:r>
          </w:p>
          <w:p w14:paraId="6C6E1650" w14:textId="77777777" w:rsidR="00FE78ED" w:rsidRPr="00457B8F" w:rsidRDefault="00FE78ED" w:rsidP="00B23D8F">
            <w:pPr>
              <w:spacing w:after="160"/>
            </w:pPr>
          </w:p>
          <w:p w14:paraId="565ADB32" w14:textId="77777777" w:rsidR="00FE78ED" w:rsidRPr="00457B8F" w:rsidRDefault="00FE78ED" w:rsidP="00B23D8F">
            <w:pPr>
              <w:spacing w:after="160"/>
            </w:pPr>
            <w:r>
              <w:t xml:space="preserve">   </w:t>
            </w:r>
            <w:r>
              <w:rPr>
                <w:b/>
                <w:bCs/>
              </w:rPr>
              <w:t>**(정상)**</w:t>
            </w:r>
            <w:r>
              <w:t xml:space="preserve"> A의 </w:t>
            </w:r>
            <w:proofErr w:type="spellStart"/>
            <w:r>
              <w:t>하위항목이어서</w:t>
            </w:r>
            <w:proofErr w:type="spellEnd"/>
            <w:r>
              <w:t xml:space="preserve"> Tab1</w:t>
            </w:r>
          </w:p>
          <w:p w14:paraId="7697E8CC" w14:textId="77777777" w:rsidR="00FE78ED" w:rsidRPr="00457B8F" w:rsidRDefault="00FE78ED" w:rsidP="00B23D8F">
            <w:pPr>
              <w:spacing w:after="160"/>
            </w:pPr>
          </w:p>
          <w:p w14:paraId="3CCADFEF" w14:textId="77777777" w:rsidR="00FE78ED" w:rsidRPr="00457B8F" w:rsidRDefault="00FE78ED" w:rsidP="00B23D8F">
            <w:pPr>
              <w:spacing w:after="160"/>
            </w:pPr>
            <w:r>
              <w:t xml:space="preserve">2. </w:t>
            </w:r>
            <w:r>
              <w:rPr>
                <w:b/>
                <w:bCs/>
              </w:rPr>
              <w:t>**(정상)**</w:t>
            </w:r>
            <w:r>
              <w:t xml:space="preserve"> B</w:t>
            </w:r>
          </w:p>
          <w:p w14:paraId="4DFD972F" w14:textId="77777777" w:rsidR="00FE78ED" w:rsidRPr="00457B8F" w:rsidRDefault="00FE78ED" w:rsidP="00B23D8F">
            <w:pPr>
              <w:spacing w:after="160"/>
            </w:pPr>
          </w:p>
        </w:tc>
      </w:tr>
    </w:tbl>
    <w:p w14:paraId="048A5228" w14:textId="77777777" w:rsidR="00FE78ED" w:rsidRPr="00457B8F" w:rsidRDefault="00FE78ED" w:rsidP="00FE78ED">
      <w:pPr>
        <w:numPr>
          <w:ilvl w:val="0"/>
          <w:numId w:val="8"/>
        </w:numPr>
        <w:spacing w:after="160" w:line="240" w:lineRule="auto"/>
      </w:pPr>
      <w:r>
        <w:t>A</w:t>
      </w:r>
    </w:p>
    <w:p w14:paraId="497E7317" w14:textId="77777777" w:rsidR="00FE78ED" w:rsidRPr="00457B8F" w:rsidRDefault="00FE78ED" w:rsidP="00FE78ED">
      <w:pPr>
        <w:spacing w:after="160"/>
      </w:pPr>
      <w:proofErr w:type="gramStart"/>
      <w:r>
        <w:lastRenderedPageBreak/>
        <w:t>A 의</w:t>
      </w:r>
      <w:proofErr w:type="gramEnd"/>
      <w:r>
        <w:t xml:space="preserve"> 하위 항목. Tab1을 사용했습니다.</w:t>
      </w:r>
    </w:p>
    <w:p w14:paraId="131219CB" w14:textId="77777777" w:rsidR="00FE78ED" w:rsidRPr="00457B8F" w:rsidRDefault="00FE78ED" w:rsidP="00FE78ED">
      <w:pPr>
        <w:numPr>
          <w:ilvl w:val="1"/>
          <w:numId w:val="8"/>
        </w:numPr>
        <w:spacing w:after="160" w:line="240" w:lineRule="auto"/>
      </w:pPr>
      <w:r>
        <w:t>A Child1. 탭을 사용했습니다.</w:t>
      </w:r>
    </w:p>
    <w:p w14:paraId="38742B75" w14:textId="77777777" w:rsidR="00FE78ED" w:rsidRPr="00457B8F" w:rsidRDefault="00FE78ED" w:rsidP="00FE78ED">
      <w:pPr>
        <w:numPr>
          <w:ilvl w:val="1"/>
          <w:numId w:val="8"/>
        </w:numPr>
        <w:spacing w:after="160" w:line="240" w:lineRule="auto"/>
      </w:pPr>
      <w:r>
        <w:t>A Child2. 탭을 사용했습니다.</w:t>
      </w:r>
    </w:p>
    <w:p w14:paraId="5BB3EF82" w14:textId="77777777" w:rsidR="00FE78ED" w:rsidRPr="00457B8F" w:rsidRDefault="00FE78ED" w:rsidP="00FE78ED">
      <w:pPr>
        <w:spacing w:after="160"/>
      </w:pPr>
      <w:r>
        <w:rPr>
          <w:b/>
          <w:bCs/>
        </w:rPr>
        <w:t>(정상)</w:t>
      </w:r>
      <w:r>
        <w:t xml:space="preserve"> A Child2 </w:t>
      </w:r>
      <w:proofErr w:type="spellStart"/>
      <w:r>
        <w:t>하위항목이어서</w:t>
      </w:r>
      <w:proofErr w:type="spellEnd"/>
      <w:r>
        <w:t xml:space="preserve"> Tab2</w:t>
      </w:r>
    </w:p>
    <w:p w14:paraId="20F83D6C" w14:textId="77777777" w:rsidR="00FE78ED" w:rsidRPr="00457B8F" w:rsidRDefault="00FE78ED" w:rsidP="00FE78ED">
      <w:pPr>
        <w:spacing w:after="160"/>
      </w:pPr>
      <w:r>
        <w:rPr>
          <w:b/>
          <w:bCs/>
        </w:rPr>
        <w:t>(정상)</w:t>
      </w:r>
      <w:r>
        <w:t xml:space="preserve"> A의 </w:t>
      </w:r>
      <w:proofErr w:type="spellStart"/>
      <w:r>
        <w:t>하위항목이어서</w:t>
      </w:r>
      <w:proofErr w:type="spellEnd"/>
      <w:r>
        <w:t xml:space="preserve"> Tab1</w:t>
      </w:r>
    </w:p>
    <w:p w14:paraId="6E5920FD" w14:textId="77777777" w:rsidR="00FE78ED" w:rsidRPr="00457B8F" w:rsidRDefault="00FE78ED" w:rsidP="00FE78ED">
      <w:pPr>
        <w:numPr>
          <w:ilvl w:val="0"/>
          <w:numId w:val="8"/>
        </w:numPr>
        <w:spacing w:after="160" w:line="240" w:lineRule="auto"/>
      </w:pPr>
      <w:r>
        <w:rPr>
          <w:b/>
          <w:bCs/>
        </w:rPr>
        <w:t>(정상)</w:t>
      </w:r>
      <w:r>
        <w:t> B</w:t>
      </w:r>
    </w:p>
    <w:p w14:paraId="6C53720F" w14:textId="77777777" w:rsidR="00FE78ED" w:rsidRDefault="00FE78ED" w:rsidP="00FE78ED">
      <w:pPr>
        <w:spacing w:after="160"/>
        <w:rPr>
          <w:b/>
          <w:bCs/>
        </w:rPr>
      </w:pPr>
    </w:p>
    <w:p w14:paraId="584B95DF" w14:textId="77777777" w:rsidR="00FE78ED" w:rsidRPr="00457B8F" w:rsidRDefault="00FE78ED" w:rsidP="00FE78ED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체크박스 </w:t>
      </w:r>
    </w:p>
    <w:p w14:paraId="66C15F8E" w14:textId="77777777" w:rsidR="00FE78ED" w:rsidRDefault="00FE78ED" w:rsidP="00FE78ED">
      <w:pPr>
        <w:spacing w:after="160"/>
      </w:pPr>
      <w:proofErr w:type="gramStart"/>
      <w:r>
        <w:t>-[ ]</w:t>
      </w:r>
      <w:proofErr w:type="gramEnd"/>
      <w:r>
        <w:t> 과 x 로 체크박스를 표시합니다.</w:t>
      </w:r>
    </w:p>
    <w:p w14:paraId="237BB8BC" w14:textId="77777777" w:rsidR="00FE78ED" w:rsidRPr="00457B8F" w:rsidRDefault="00FE78ED" w:rsidP="00FE78ED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FE78ED" w:rsidRPr="00457B8F" w14:paraId="16EA0D90" w14:textId="77777777" w:rsidTr="00B23D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5C6AB839" w14:textId="77777777" w:rsidR="00FE78ED" w:rsidRPr="00457B8F" w:rsidRDefault="00FE78ED" w:rsidP="00B23D8F">
            <w:pPr>
              <w:spacing w:after="160"/>
            </w:pPr>
            <w:r>
              <w:t xml:space="preserve">- </w:t>
            </w:r>
            <w:proofErr w:type="gramStart"/>
            <w:r>
              <w:t>[ ]</w:t>
            </w:r>
            <w:proofErr w:type="gramEnd"/>
            <w:r>
              <w:t xml:space="preserve"> 항목 1</w:t>
            </w:r>
          </w:p>
          <w:p w14:paraId="052A37D4" w14:textId="77777777" w:rsidR="00FE78ED" w:rsidRDefault="00FE78ED" w:rsidP="00B23D8F">
            <w:pPr>
              <w:spacing w:after="160"/>
            </w:pPr>
            <w:r>
              <w:t>- [x] 항목 2</w:t>
            </w:r>
          </w:p>
          <w:p w14:paraId="3FAC80AE" w14:textId="77777777" w:rsidR="00FE78ED" w:rsidRPr="00457B8F" w:rsidRDefault="00FE78ED" w:rsidP="00B23D8F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57D163AF" w14:textId="77777777" w:rsidR="00FE78ED" w:rsidRPr="00457B8F" w:rsidRDefault="00FE78ED" w:rsidP="00B23D8F">
            <w:pPr>
              <w:spacing w:after="160"/>
            </w:pPr>
          </w:p>
        </w:tc>
      </w:tr>
    </w:tbl>
    <w:p w14:paraId="2C1710C0" w14:textId="77777777" w:rsidR="00FE78ED" w:rsidRPr="00457B8F" w:rsidRDefault="00FE78ED" w:rsidP="00FE78ED">
      <w:pPr>
        <w:spacing w:after="160"/>
      </w:pPr>
      <w:r>
        <w:rPr>
          <w:b/>
          <w:bCs/>
        </w:rPr>
        <w:t>결과</w:t>
      </w:r>
    </w:p>
    <w:p w14:paraId="0BEA5B83" w14:textId="77777777" w:rsidR="00FE78ED" w:rsidRPr="00457B8F" w:rsidRDefault="00FE78ED" w:rsidP="00FE78ED">
      <w:pPr>
        <w:numPr>
          <w:ilvl w:val="0"/>
          <w:numId w:val="9"/>
        </w:numPr>
        <w:spacing w:after="160" w:line="240" w:lineRule="auto"/>
      </w:pPr>
      <w:r>
        <w:t>항목 1</w:t>
      </w:r>
    </w:p>
    <w:p w14:paraId="38C56830" w14:textId="77777777" w:rsidR="00FE78ED" w:rsidRPr="00457B8F" w:rsidRDefault="00FE78ED" w:rsidP="00FE78ED">
      <w:pPr>
        <w:numPr>
          <w:ilvl w:val="0"/>
          <w:numId w:val="9"/>
        </w:numPr>
        <w:spacing w:after="160" w:line="240" w:lineRule="auto"/>
      </w:pPr>
      <w:r>
        <w:t>항목 2</w:t>
      </w:r>
    </w:p>
    <w:p w14:paraId="083ACABD" w14:textId="77777777" w:rsidR="00FE78ED" w:rsidRDefault="00FE78ED" w:rsidP="00FE78ED">
      <w:pPr>
        <w:spacing w:after="160"/>
        <w:rPr>
          <w:b/>
          <w:bCs/>
        </w:rPr>
      </w:pPr>
    </w:p>
    <w:p w14:paraId="52806B35" w14:textId="77777777" w:rsidR="00FE78ED" w:rsidRPr="00457B8F" w:rsidRDefault="00FE78ED" w:rsidP="00FE78ED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접기/펼치기 </w:t>
      </w:r>
    </w:p>
    <w:p w14:paraId="239DB316" w14:textId="77777777" w:rsidR="00FE78ED" w:rsidRDefault="00FE78ED" w:rsidP="00FE78ED">
      <w:pPr>
        <w:spacing w:after="160"/>
      </w:pPr>
      <w:r>
        <w:t>하기 태그로 접기/펼치기를 구성합니다.</w:t>
      </w:r>
    </w:p>
    <w:p w14:paraId="73EC1CDE" w14:textId="77777777" w:rsidR="00FE78ED" w:rsidRPr="00457B8F" w:rsidRDefault="00FE78ED" w:rsidP="00FE78ED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FE78ED" w:rsidRPr="00457B8F" w14:paraId="75608866" w14:textId="77777777" w:rsidTr="00B23D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441C7499" w14:textId="77777777" w:rsidR="00FE78ED" w:rsidRPr="00457B8F" w:rsidRDefault="00FE78ED" w:rsidP="00B23D8F">
            <w:pPr>
              <w:spacing w:after="160"/>
            </w:pPr>
            <w:r>
              <w:t>&lt;details&gt;</w:t>
            </w:r>
          </w:p>
          <w:p w14:paraId="12B1E67B" w14:textId="77777777" w:rsidR="00FE78ED" w:rsidRPr="00457B8F" w:rsidRDefault="00FE78ED" w:rsidP="00B23D8F">
            <w:pPr>
              <w:spacing w:after="160"/>
            </w:pPr>
            <w:r>
              <w:t>&lt;summary&gt;접기/펼치기&lt;/summary&gt;</w:t>
            </w:r>
          </w:p>
          <w:p w14:paraId="4DE3A871" w14:textId="77777777" w:rsidR="00FE78ED" w:rsidRPr="00457B8F" w:rsidRDefault="00FE78ED" w:rsidP="00B23D8F">
            <w:pPr>
              <w:spacing w:after="160"/>
            </w:pPr>
            <w:r>
              <w:t>&lt;div markdown="1"&gt;</w:t>
            </w:r>
          </w:p>
          <w:p w14:paraId="31C1D3E3" w14:textId="77777777" w:rsidR="00FE78ED" w:rsidRPr="00457B8F" w:rsidRDefault="00FE78ED" w:rsidP="00B23D8F">
            <w:pPr>
              <w:spacing w:after="160"/>
            </w:pPr>
            <w:r>
              <w:lastRenderedPageBreak/>
              <w:t xml:space="preserve">  </w:t>
            </w:r>
          </w:p>
          <w:p w14:paraId="73EA8753" w14:textId="77777777" w:rsidR="00FE78ED" w:rsidRPr="00457B8F" w:rsidRDefault="00FE78ED" w:rsidP="00B23D8F">
            <w:pPr>
              <w:spacing w:after="160"/>
            </w:pPr>
            <w:proofErr w:type="spellStart"/>
            <w:r>
              <w:t>펼쳐졌을때</w:t>
            </w:r>
            <w:proofErr w:type="spellEnd"/>
            <w:r>
              <w:t xml:space="preserve"> 표시되는 내용</w:t>
            </w:r>
          </w:p>
          <w:p w14:paraId="07566F85" w14:textId="77777777" w:rsidR="00FE78ED" w:rsidRPr="00457B8F" w:rsidRDefault="00FE78ED" w:rsidP="00B23D8F">
            <w:pPr>
              <w:spacing w:after="160"/>
            </w:pPr>
            <w:r>
              <w:t xml:space="preserve">  </w:t>
            </w:r>
          </w:p>
          <w:p w14:paraId="1A00F83E" w14:textId="77777777" w:rsidR="00FE78ED" w:rsidRPr="00457B8F" w:rsidRDefault="00FE78ED" w:rsidP="00B23D8F">
            <w:pPr>
              <w:spacing w:after="160"/>
            </w:pPr>
            <w:r>
              <w:t>&lt;/div&gt;</w:t>
            </w:r>
          </w:p>
          <w:p w14:paraId="32401B78" w14:textId="77777777" w:rsidR="00FE78ED" w:rsidRDefault="00FE78ED" w:rsidP="00B23D8F">
            <w:pPr>
              <w:spacing w:after="160"/>
            </w:pPr>
            <w:r>
              <w:t>&lt;/details&gt;</w:t>
            </w:r>
          </w:p>
          <w:p w14:paraId="606AA63B" w14:textId="77777777" w:rsidR="00FE78ED" w:rsidRPr="00457B8F" w:rsidRDefault="00FE78ED" w:rsidP="00B23D8F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767804E4" w14:textId="77777777" w:rsidR="00FE78ED" w:rsidRPr="00457B8F" w:rsidRDefault="00FE78ED" w:rsidP="00B23D8F">
            <w:pPr>
              <w:spacing w:after="160"/>
            </w:pPr>
          </w:p>
        </w:tc>
      </w:tr>
    </w:tbl>
    <w:p w14:paraId="135DAEB6" w14:textId="77777777" w:rsidR="00FE78ED" w:rsidRPr="00457B8F" w:rsidRDefault="00FE78ED" w:rsidP="00FE78ED">
      <w:pPr>
        <w:spacing w:after="160"/>
      </w:pPr>
      <w:r>
        <w:rPr>
          <w:b/>
          <w:bCs/>
        </w:rPr>
        <w:lastRenderedPageBreak/>
        <w:t>결과</w:t>
      </w:r>
    </w:p>
    <w:p w14:paraId="0C044720" w14:textId="77777777" w:rsidR="00FE78ED" w:rsidRPr="00457B8F" w:rsidRDefault="00FE78ED" w:rsidP="00FE78ED">
      <w:pPr>
        <w:spacing w:after="160"/>
      </w:pPr>
      <w:r>
        <w:t>접기/펼치기</w:t>
      </w:r>
    </w:p>
    <w:p w14:paraId="1B294349" w14:textId="77777777" w:rsidR="00FE78ED" w:rsidRPr="00457B8F" w:rsidRDefault="00FE78ED" w:rsidP="00FE78ED">
      <w:pPr>
        <w:spacing w:after="160"/>
      </w:pPr>
      <w:proofErr w:type="spellStart"/>
      <w:r>
        <w:t>펼쳐졌을때</w:t>
      </w:r>
      <w:proofErr w:type="spellEnd"/>
      <w:r>
        <w:t xml:space="preserve"> 표시되는 내용</w:t>
      </w:r>
    </w:p>
    <w:p w14:paraId="190704E3" w14:textId="77777777" w:rsidR="00FE78ED" w:rsidRDefault="00FE78ED" w:rsidP="00FE78ED">
      <w:pPr>
        <w:spacing w:after="160"/>
        <w:rPr>
          <w:b/>
          <w:bCs/>
        </w:rPr>
      </w:pPr>
    </w:p>
    <w:p w14:paraId="3D53493D" w14:textId="77777777" w:rsidR="00FE78ED" w:rsidRPr="00457B8F" w:rsidRDefault="00FE78ED" w:rsidP="00FE78ED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링크 </w:t>
      </w:r>
    </w:p>
    <w:p w14:paraId="3F2D7BA8" w14:textId="77777777" w:rsidR="00FE78ED" w:rsidRDefault="00FE78ED" w:rsidP="00FE78ED">
      <w:pPr>
        <w:spacing w:after="160"/>
      </w:pPr>
      <w:r>
        <w:t>[LinkText](URL)로 화면에 표시되는 LinkText와 실제 이동할 URL을 기재합니다.</w:t>
      </w:r>
    </w:p>
    <w:p w14:paraId="4EEDB558" w14:textId="77777777" w:rsidR="00FE78ED" w:rsidRPr="00457B8F" w:rsidRDefault="00FE78ED" w:rsidP="00FE78ED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FE78ED" w:rsidRPr="00457B8F" w14:paraId="198C9F2D" w14:textId="77777777" w:rsidTr="00B23D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052DE98" w14:textId="77777777" w:rsidR="00FE78ED" w:rsidRDefault="00FE78ED" w:rsidP="00B23D8F">
            <w:pPr>
              <w:spacing w:after="160"/>
            </w:pPr>
            <w:r>
              <w:t>[</w:t>
            </w:r>
            <w:proofErr w:type="spellStart"/>
            <w:r>
              <w:t>Github</w:t>
            </w:r>
            <w:proofErr w:type="spellEnd"/>
            <w:r>
              <w:t>](https://www.github.com)</w:t>
            </w:r>
          </w:p>
          <w:p w14:paraId="563216BA" w14:textId="77777777" w:rsidR="00FE78ED" w:rsidRPr="0004651C" w:rsidRDefault="00FE78ED" w:rsidP="00B23D8F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5A9ECF89" w14:textId="77777777" w:rsidR="00FE78ED" w:rsidRPr="00457B8F" w:rsidRDefault="00FE78ED" w:rsidP="00B23D8F">
            <w:pPr>
              <w:spacing w:after="160"/>
            </w:pPr>
          </w:p>
        </w:tc>
      </w:tr>
    </w:tbl>
    <w:p w14:paraId="42C3441C" w14:textId="77777777" w:rsidR="00FE78ED" w:rsidRPr="00457B8F" w:rsidRDefault="00FE78ED" w:rsidP="00FE78ED">
      <w:pPr>
        <w:spacing w:after="160"/>
      </w:pPr>
      <w:r>
        <w:rPr>
          <w:b/>
          <w:bCs/>
        </w:rPr>
        <w:t>결과</w:t>
      </w:r>
    </w:p>
    <w:p w14:paraId="5818B9F1" w14:textId="77777777" w:rsidR="00FE78ED" w:rsidRPr="00457B8F" w:rsidRDefault="00FE78ED" w:rsidP="00FE78ED">
      <w:pPr>
        <w:spacing w:after="160"/>
      </w:pPr>
      <w:proofErr w:type="spellStart"/>
      <w:r>
        <w:t>Github</w:t>
      </w:r>
      <w:proofErr w:type="spellEnd"/>
    </w:p>
    <w:p w14:paraId="47A22F3D" w14:textId="77777777" w:rsidR="00FE78ED" w:rsidRDefault="00FE78ED" w:rsidP="00FE78ED">
      <w:pPr>
        <w:spacing w:after="160"/>
        <w:rPr>
          <w:b/>
          <w:bCs/>
        </w:rPr>
      </w:pPr>
    </w:p>
    <w:p w14:paraId="33FB0516" w14:textId="77777777" w:rsidR="00FE78ED" w:rsidRPr="00457B8F" w:rsidRDefault="00FE78ED" w:rsidP="00FE78ED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그림 </w:t>
      </w:r>
    </w:p>
    <w:p w14:paraId="3FFEF33C" w14:textId="77777777" w:rsidR="00FE78ED" w:rsidRPr="00457B8F" w:rsidRDefault="00FE78ED" w:rsidP="00FE78ED">
      <w:pPr>
        <w:spacing w:after="160"/>
      </w:pPr>
      <w:r>
        <w:t>[</w:t>
      </w:r>
      <w:proofErr w:type="spellStart"/>
      <w:r>
        <w:t>ALTText</w:t>
      </w:r>
      <w:proofErr w:type="spellEnd"/>
      <w:r>
        <w:t xml:space="preserve">](URL)로 그림 표시에 오류가 있을 때 대신 표시되는 </w:t>
      </w:r>
      <w:proofErr w:type="spellStart"/>
      <w:r>
        <w:t>ALTText</w:t>
      </w:r>
      <w:proofErr w:type="spellEnd"/>
      <w:r>
        <w:t>와 실제 이미지가 있는 URL을 기재합니다.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FE78ED" w:rsidRPr="00457B8F" w14:paraId="163E6C08" w14:textId="77777777" w:rsidTr="00B23D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32C62142" w14:textId="77777777" w:rsidR="00FE78ED" w:rsidRPr="00457B8F" w:rsidRDefault="00FE78ED" w:rsidP="00B23D8F">
            <w:pPr>
              <w:spacing w:after="160"/>
            </w:pPr>
            <w:proofErr w:type="gramStart"/>
            <w:r>
              <w:t>![</w:t>
            </w:r>
            <w:proofErr w:type="spellStart"/>
            <w:proofErr w:type="gramEnd"/>
            <w:r>
              <w:t>오드리햅번</w:t>
            </w:r>
            <w:proofErr w:type="spellEnd"/>
            <w:r>
              <w:t>](https://github.com/assets/133472501/)</w:t>
            </w:r>
          </w:p>
          <w:p w14:paraId="75F6C05B" w14:textId="77777777" w:rsidR="00FE78ED" w:rsidRPr="00457B8F" w:rsidRDefault="00FE78ED" w:rsidP="00B23D8F">
            <w:pPr>
              <w:spacing w:after="160"/>
            </w:pPr>
          </w:p>
        </w:tc>
      </w:tr>
    </w:tbl>
    <w:p w14:paraId="73C323E1" w14:textId="77777777" w:rsidR="00FE78ED" w:rsidRPr="00457B8F" w:rsidRDefault="00FE78ED" w:rsidP="00FE78ED">
      <w:pPr>
        <w:spacing w:after="160"/>
      </w:pPr>
      <w:r>
        <w:rPr>
          <w:b/>
          <w:bCs/>
        </w:rPr>
        <w:t>결과</w:t>
      </w:r>
    </w:p>
    <w:p w14:paraId="204458B0" w14:textId="77777777" w:rsidR="00FE78ED" w:rsidRPr="00457B8F" w:rsidRDefault="00FE78ED" w:rsidP="00FE78ED">
      <w:pPr>
        <w:spacing w:after="160"/>
      </w:pPr>
      <w:r>
        <w:rPr>
          <w:noProof/>
        </w:rPr>
        <w:lastRenderedPageBreak/>
        <w:drawing>
          <wp:inline distT="0" distB="0" distL="0" distR="0" wp14:anchorId="49BDD387" wp14:editId="1268BCDC">
            <wp:extent cx="2425700" cy="2286000"/>
            <wp:effectExtent l="0" t="0" r="0" b="0"/>
            <wp:docPr id="1722758283" name="그림 6" descr="오드리햅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오드리햅번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B2BC7" w14:textId="77777777" w:rsidR="00FE78ED" w:rsidRDefault="00FE78ED" w:rsidP="00FE78ED">
      <w:pPr>
        <w:spacing w:after="160"/>
        <w:rPr>
          <w:b/>
          <w:bCs/>
        </w:rPr>
      </w:pPr>
    </w:p>
    <w:p w14:paraId="3C9B7B50" w14:textId="77777777" w:rsidR="00FE78ED" w:rsidRPr="00457B8F" w:rsidRDefault="00FE78ED" w:rsidP="00FE78ED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표 </w:t>
      </w:r>
    </w:p>
    <w:p w14:paraId="33D67605" w14:textId="77777777" w:rsidR="00FE78ED" w:rsidRDefault="00FE78ED" w:rsidP="00FE78ED">
      <w:pPr>
        <w:spacing w:after="160"/>
      </w:pPr>
      <w:r>
        <w:t>| 과 - 로 표를 구성합니다.</w:t>
      </w:r>
    </w:p>
    <w:p w14:paraId="457A5C02" w14:textId="77777777" w:rsidR="00FE78ED" w:rsidRPr="00457B8F" w:rsidRDefault="00FE78ED" w:rsidP="00FE78ED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FE78ED" w:rsidRPr="00457B8F" w14:paraId="3B68CFF7" w14:textId="77777777" w:rsidTr="00B23D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228896E" w14:textId="77777777" w:rsidR="00FE78ED" w:rsidRPr="00457B8F" w:rsidRDefault="00FE78ED" w:rsidP="00B23D8F">
            <w:pPr>
              <w:spacing w:after="160"/>
            </w:pPr>
            <w:r>
              <w:t>|항목|설명|비고|</w:t>
            </w:r>
          </w:p>
          <w:p w14:paraId="682CE620" w14:textId="77777777" w:rsidR="00FE78ED" w:rsidRPr="00457B8F" w:rsidRDefault="00FE78ED" w:rsidP="00B23D8F">
            <w:pPr>
              <w:spacing w:after="160"/>
            </w:pPr>
            <w:proofErr w:type="gramStart"/>
            <w:r>
              <w:t>|--|--|--|</w:t>
            </w:r>
            <w:proofErr w:type="gramEnd"/>
          </w:p>
          <w:p w14:paraId="1D853711" w14:textId="77777777" w:rsidR="00FE78ED" w:rsidRPr="00457B8F" w:rsidRDefault="00FE78ED" w:rsidP="00B23D8F">
            <w:pPr>
              <w:spacing w:after="160"/>
            </w:pPr>
            <w:r>
              <w:t>|자동차|지상 이동수단||</w:t>
            </w:r>
          </w:p>
          <w:p w14:paraId="1A9E3EB3" w14:textId="77777777" w:rsidR="00FE78ED" w:rsidRPr="00457B8F" w:rsidRDefault="00FE78ED" w:rsidP="00B23D8F">
            <w:pPr>
              <w:spacing w:after="160"/>
            </w:pPr>
            <w:r>
              <w:t>|배|수상 이동수단||</w:t>
            </w:r>
          </w:p>
          <w:p w14:paraId="43D8235B" w14:textId="77777777" w:rsidR="00FE78ED" w:rsidRDefault="00FE78ED" w:rsidP="00B23D8F">
            <w:pPr>
              <w:spacing w:after="160"/>
            </w:pPr>
            <w:r>
              <w:t>|비행기|</w:t>
            </w:r>
            <w:r>
              <w:rPr>
                <w:i/>
                <w:iCs/>
              </w:rPr>
              <w:t>*항공*</w:t>
            </w:r>
            <w:r>
              <w:t xml:space="preserve"> 이동수단|마크다운의 용법이 그대로 </w:t>
            </w:r>
            <w:proofErr w:type="gramStart"/>
            <w:r>
              <w:t>적용됩니다.|</w:t>
            </w:r>
            <w:proofErr w:type="gramEnd"/>
          </w:p>
          <w:p w14:paraId="55D13B17" w14:textId="77777777" w:rsidR="00FE78ED" w:rsidRPr="00457B8F" w:rsidRDefault="00FE78ED" w:rsidP="00B23D8F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56D4C3CF" w14:textId="77777777" w:rsidR="00FE78ED" w:rsidRPr="00457B8F" w:rsidRDefault="00FE78ED" w:rsidP="00B23D8F">
            <w:pPr>
              <w:spacing w:after="160"/>
            </w:pPr>
          </w:p>
        </w:tc>
      </w:tr>
    </w:tbl>
    <w:p w14:paraId="3EFF028F" w14:textId="77777777" w:rsidR="00FE78ED" w:rsidRPr="00457B8F" w:rsidRDefault="00FE78ED" w:rsidP="00FE78ED">
      <w:pPr>
        <w:spacing w:after="160"/>
      </w:pPr>
      <w:r>
        <w:rPr>
          <w:b/>
          <w:bCs/>
        </w:rPr>
        <w:t>결과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2231"/>
        <w:gridCol w:w="5605"/>
      </w:tblGrid>
      <w:tr w:rsidR="00FE78ED" w:rsidRPr="00457B8F" w14:paraId="61FE41E4" w14:textId="77777777" w:rsidTr="00B23D8F">
        <w:trPr>
          <w:tblHeader/>
        </w:trPr>
        <w:tc>
          <w:tcPr>
            <w:tcW w:w="659" w:type="pct"/>
            <w:shd w:val="clear" w:color="auto" w:fill="CECF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1FAE5" w14:textId="77777777" w:rsidR="00FE78ED" w:rsidRPr="00457B8F" w:rsidRDefault="00FE78ED" w:rsidP="00B23D8F">
            <w:p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</w:tc>
        <w:tc>
          <w:tcPr>
            <w:tcW w:w="1236" w:type="pct"/>
            <w:shd w:val="clear" w:color="auto" w:fill="CECF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2FFF4" w14:textId="77777777" w:rsidR="00FE78ED" w:rsidRPr="00457B8F" w:rsidRDefault="00FE78ED" w:rsidP="00B23D8F">
            <w:p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  <w:tc>
          <w:tcPr>
            <w:tcW w:w="3105" w:type="pct"/>
            <w:shd w:val="clear" w:color="auto" w:fill="CECF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20888" w14:textId="77777777" w:rsidR="00FE78ED" w:rsidRPr="00457B8F" w:rsidRDefault="00FE78ED" w:rsidP="00B23D8F">
            <w:p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비고</w:t>
            </w:r>
          </w:p>
        </w:tc>
      </w:tr>
      <w:tr w:rsidR="00FE78ED" w:rsidRPr="00457B8F" w14:paraId="675B43CA" w14:textId="77777777" w:rsidTr="00B23D8F">
        <w:tc>
          <w:tcPr>
            <w:tcW w:w="659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2A4A9" w14:textId="77777777" w:rsidR="00FE78ED" w:rsidRPr="00457B8F" w:rsidRDefault="00FE78ED" w:rsidP="00B23D8F">
            <w:pPr>
              <w:spacing w:after="160"/>
            </w:pPr>
            <w:r>
              <w:t>자동차</w:t>
            </w:r>
          </w:p>
        </w:tc>
        <w:tc>
          <w:tcPr>
            <w:tcW w:w="1236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E3E99F" w14:textId="77777777" w:rsidR="00FE78ED" w:rsidRPr="00457B8F" w:rsidRDefault="00FE78ED" w:rsidP="00B23D8F">
            <w:pPr>
              <w:spacing w:after="160"/>
            </w:pPr>
            <w:r>
              <w:t>지상 이동수단</w:t>
            </w:r>
          </w:p>
        </w:tc>
        <w:tc>
          <w:tcPr>
            <w:tcW w:w="3105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646EA" w14:textId="77777777" w:rsidR="00FE78ED" w:rsidRPr="00457B8F" w:rsidRDefault="00FE78ED" w:rsidP="00B23D8F">
            <w:pPr>
              <w:spacing w:after="160"/>
            </w:pPr>
            <w:r>
              <w:t> </w:t>
            </w:r>
          </w:p>
        </w:tc>
      </w:tr>
      <w:tr w:rsidR="00FE78ED" w:rsidRPr="00457B8F" w14:paraId="5BBAC02B" w14:textId="77777777" w:rsidTr="00B23D8F">
        <w:tc>
          <w:tcPr>
            <w:tcW w:w="659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492D8" w14:textId="77777777" w:rsidR="00FE78ED" w:rsidRPr="00457B8F" w:rsidRDefault="00FE78ED" w:rsidP="00B23D8F">
            <w:pPr>
              <w:spacing w:after="160"/>
            </w:pPr>
            <w:r>
              <w:t>배</w:t>
            </w:r>
          </w:p>
        </w:tc>
        <w:tc>
          <w:tcPr>
            <w:tcW w:w="1236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248F9" w14:textId="77777777" w:rsidR="00FE78ED" w:rsidRPr="00457B8F" w:rsidRDefault="00FE78ED" w:rsidP="00B23D8F">
            <w:pPr>
              <w:spacing w:after="160"/>
            </w:pPr>
            <w:r>
              <w:t>수상 이동수단</w:t>
            </w:r>
          </w:p>
        </w:tc>
        <w:tc>
          <w:tcPr>
            <w:tcW w:w="3105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676DE" w14:textId="77777777" w:rsidR="00FE78ED" w:rsidRPr="00457B8F" w:rsidRDefault="00FE78ED" w:rsidP="00B23D8F">
            <w:pPr>
              <w:spacing w:after="160"/>
            </w:pPr>
            <w:r>
              <w:t> </w:t>
            </w:r>
          </w:p>
        </w:tc>
      </w:tr>
      <w:tr w:rsidR="00FE78ED" w:rsidRPr="00457B8F" w14:paraId="5602C8FA" w14:textId="77777777" w:rsidTr="00B23D8F">
        <w:tc>
          <w:tcPr>
            <w:tcW w:w="659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B2131" w14:textId="77777777" w:rsidR="00FE78ED" w:rsidRPr="00457B8F" w:rsidRDefault="00FE78ED" w:rsidP="00B23D8F">
            <w:pPr>
              <w:spacing w:after="160"/>
            </w:pPr>
            <w:r>
              <w:lastRenderedPageBreak/>
              <w:t>비행기</w:t>
            </w:r>
          </w:p>
        </w:tc>
        <w:tc>
          <w:tcPr>
            <w:tcW w:w="1236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5257F" w14:textId="77777777" w:rsidR="00FE78ED" w:rsidRPr="00457B8F" w:rsidRDefault="00FE78ED" w:rsidP="00B23D8F">
            <w:pPr>
              <w:spacing w:after="160"/>
            </w:pPr>
            <w:r>
              <w:rPr>
                <w:i/>
                <w:iCs/>
              </w:rPr>
              <w:t>항공</w:t>
            </w:r>
            <w:r>
              <w:t> 이동수단</w:t>
            </w:r>
          </w:p>
        </w:tc>
        <w:tc>
          <w:tcPr>
            <w:tcW w:w="3105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DC6B07" w14:textId="77777777" w:rsidR="00FE78ED" w:rsidRPr="00457B8F" w:rsidRDefault="00FE78ED" w:rsidP="00B23D8F">
            <w:pPr>
              <w:spacing w:after="160"/>
            </w:pPr>
            <w:r>
              <w:t>마크다운의 용법이 그대로 적용됩니다.</w:t>
            </w:r>
          </w:p>
        </w:tc>
      </w:tr>
    </w:tbl>
    <w:p w14:paraId="43E50C11" w14:textId="77777777" w:rsidR="00FE78ED" w:rsidRDefault="00FE78ED" w:rsidP="00FE78ED">
      <w:pPr>
        <w:spacing w:after="160"/>
      </w:pPr>
      <w:r>
        <w:t>|--|--|--|</w:t>
      </w:r>
      <w:proofErr w:type="gramStart"/>
      <w:r>
        <w:t>에 :을</w:t>
      </w:r>
      <w:proofErr w:type="gramEnd"/>
      <w:r>
        <w:t xml:space="preserve"> 추가하여 정렬 방식을 지정할 수 있습니다.</w:t>
      </w:r>
    </w:p>
    <w:p w14:paraId="450CBB92" w14:textId="77777777" w:rsidR="00FE78ED" w:rsidRPr="00457B8F" w:rsidRDefault="00FE78ED" w:rsidP="00FE78ED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FE78ED" w:rsidRPr="00457B8F" w14:paraId="5EF2F67A" w14:textId="77777777" w:rsidTr="00B23D8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484B040" w14:textId="77777777" w:rsidR="00FE78ED" w:rsidRPr="00457B8F" w:rsidRDefault="00FE78ED" w:rsidP="00B23D8F">
            <w:pPr>
              <w:spacing w:after="160"/>
            </w:pPr>
            <w:r>
              <w:t>|</w:t>
            </w:r>
            <w:proofErr w:type="spellStart"/>
            <w:r>
              <w:t>왼쪽정렬</w:t>
            </w:r>
            <w:proofErr w:type="spellEnd"/>
            <w:r>
              <w:t>|</w:t>
            </w:r>
            <w:proofErr w:type="spellStart"/>
            <w:r>
              <w:t>가운데정렬</w:t>
            </w:r>
            <w:proofErr w:type="spellEnd"/>
            <w:r>
              <w:t>|</w:t>
            </w:r>
            <w:proofErr w:type="spellStart"/>
            <w:r>
              <w:t>오른쪽정렬</w:t>
            </w:r>
            <w:proofErr w:type="spellEnd"/>
            <w:r>
              <w:t>|</w:t>
            </w:r>
          </w:p>
          <w:p w14:paraId="416A436B" w14:textId="77777777" w:rsidR="00FE78ED" w:rsidRPr="00457B8F" w:rsidRDefault="00FE78ED" w:rsidP="00B23D8F">
            <w:pPr>
              <w:spacing w:after="160"/>
            </w:pPr>
            <w:r>
              <w:t>|:--|:--:|--:|</w:t>
            </w:r>
          </w:p>
          <w:p w14:paraId="24A9343E" w14:textId="77777777" w:rsidR="00FE78ED" w:rsidRPr="00457B8F" w:rsidRDefault="00FE78ED" w:rsidP="00B23D8F">
            <w:pPr>
              <w:spacing w:after="160"/>
            </w:pPr>
            <w:r>
              <w:t>|자동차|지상 이동수단||</w:t>
            </w:r>
          </w:p>
          <w:p w14:paraId="0A45F63C" w14:textId="77777777" w:rsidR="00FE78ED" w:rsidRPr="00457B8F" w:rsidRDefault="00FE78ED" w:rsidP="00B23D8F">
            <w:pPr>
              <w:spacing w:after="160"/>
            </w:pPr>
            <w:r>
              <w:t>|배|수상 이동수단||</w:t>
            </w:r>
          </w:p>
          <w:p w14:paraId="390408C1" w14:textId="77777777" w:rsidR="00FE78ED" w:rsidRDefault="00FE78ED" w:rsidP="00B23D8F">
            <w:pPr>
              <w:spacing w:after="160"/>
            </w:pPr>
            <w:r>
              <w:t>|비행기|</w:t>
            </w:r>
            <w:r>
              <w:rPr>
                <w:i/>
                <w:iCs/>
              </w:rPr>
              <w:t>*항공*</w:t>
            </w:r>
            <w:r>
              <w:t xml:space="preserve"> 이동수단|마크다운의 용법이 그대로 </w:t>
            </w:r>
            <w:proofErr w:type="gramStart"/>
            <w:r>
              <w:t>적용됩니다.|</w:t>
            </w:r>
            <w:proofErr w:type="gramEnd"/>
          </w:p>
          <w:p w14:paraId="6AD0AD5A" w14:textId="77777777" w:rsidR="00FE78ED" w:rsidRPr="00457B8F" w:rsidRDefault="00FE78ED" w:rsidP="00B23D8F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62973C58" w14:textId="77777777" w:rsidR="00FE78ED" w:rsidRPr="00457B8F" w:rsidRDefault="00FE78ED" w:rsidP="00B23D8F">
            <w:pPr>
              <w:spacing w:after="160"/>
            </w:pPr>
          </w:p>
        </w:tc>
      </w:tr>
    </w:tbl>
    <w:p w14:paraId="29E67F7D" w14:textId="77777777" w:rsidR="00FE78ED" w:rsidRPr="00457B8F" w:rsidRDefault="00FE78ED" w:rsidP="00FE78ED">
      <w:pPr>
        <w:spacing w:after="160"/>
      </w:pPr>
      <w:r>
        <w:rPr>
          <w:b/>
          <w:bCs/>
        </w:rPr>
        <w:t>결과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2161"/>
        <w:gridCol w:w="5425"/>
      </w:tblGrid>
      <w:tr w:rsidR="00FE78ED" w:rsidRPr="00457B8F" w14:paraId="490BDCED" w14:textId="77777777" w:rsidTr="00B23D8F">
        <w:trPr>
          <w:tblHeader/>
        </w:trPr>
        <w:tc>
          <w:tcPr>
            <w:tcW w:w="798" w:type="pct"/>
            <w:shd w:val="clear" w:color="auto" w:fill="CECF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597BC" w14:textId="77777777" w:rsidR="00FE78ED" w:rsidRPr="00457B8F" w:rsidRDefault="00FE78ED" w:rsidP="00B23D8F">
            <w:pPr>
              <w:spacing w:after="16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왼쪽정렬</w:t>
            </w:r>
            <w:proofErr w:type="spellEnd"/>
          </w:p>
        </w:tc>
        <w:tc>
          <w:tcPr>
            <w:tcW w:w="1197" w:type="pct"/>
            <w:shd w:val="clear" w:color="auto" w:fill="CECF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8AB90C" w14:textId="77777777" w:rsidR="00FE78ED" w:rsidRPr="00457B8F" w:rsidRDefault="00FE78ED" w:rsidP="00B23D8F">
            <w:pPr>
              <w:spacing w:after="16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가운데정렬</w:t>
            </w:r>
            <w:proofErr w:type="spellEnd"/>
          </w:p>
        </w:tc>
        <w:tc>
          <w:tcPr>
            <w:tcW w:w="3005" w:type="pct"/>
            <w:shd w:val="clear" w:color="auto" w:fill="CECF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E9F294" w14:textId="77777777" w:rsidR="00FE78ED" w:rsidRPr="00457B8F" w:rsidRDefault="00FE78ED" w:rsidP="00B23D8F">
            <w:pPr>
              <w:spacing w:after="16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오른쪽정렬</w:t>
            </w:r>
            <w:proofErr w:type="spellEnd"/>
          </w:p>
        </w:tc>
      </w:tr>
      <w:tr w:rsidR="00FE78ED" w:rsidRPr="00457B8F" w14:paraId="74C1B965" w14:textId="77777777" w:rsidTr="00B23D8F">
        <w:tc>
          <w:tcPr>
            <w:tcW w:w="798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273CAC" w14:textId="77777777" w:rsidR="00FE78ED" w:rsidRPr="00457B8F" w:rsidRDefault="00FE78ED" w:rsidP="00B23D8F">
            <w:pPr>
              <w:spacing w:after="160"/>
            </w:pPr>
            <w:r>
              <w:t>자동차</w:t>
            </w:r>
          </w:p>
        </w:tc>
        <w:tc>
          <w:tcPr>
            <w:tcW w:w="1197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F84BF" w14:textId="77777777" w:rsidR="00FE78ED" w:rsidRPr="00457B8F" w:rsidRDefault="00FE78ED" w:rsidP="00B23D8F">
            <w:pPr>
              <w:spacing w:after="160"/>
            </w:pPr>
            <w:r>
              <w:t>지상 이동수단</w:t>
            </w:r>
          </w:p>
        </w:tc>
        <w:tc>
          <w:tcPr>
            <w:tcW w:w="3005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493A9" w14:textId="77777777" w:rsidR="00FE78ED" w:rsidRPr="00457B8F" w:rsidRDefault="00FE78ED" w:rsidP="00B23D8F">
            <w:pPr>
              <w:spacing w:after="160"/>
            </w:pPr>
            <w:r>
              <w:t> </w:t>
            </w:r>
          </w:p>
        </w:tc>
      </w:tr>
      <w:tr w:rsidR="00FE78ED" w:rsidRPr="00457B8F" w14:paraId="63B678CC" w14:textId="77777777" w:rsidTr="00B23D8F">
        <w:tc>
          <w:tcPr>
            <w:tcW w:w="798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25366" w14:textId="77777777" w:rsidR="00FE78ED" w:rsidRPr="00457B8F" w:rsidRDefault="00FE78ED" w:rsidP="00B23D8F">
            <w:pPr>
              <w:spacing w:after="160"/>
            </w:pPr>
            <w:r>
              <w:t>배</w:t>
            </w:r>
          </w:p>
        </w:tc>
        <w:tc>
          <w:tcPr>
            <w:tcW w:w="1197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7645B2" w14:textId="77777777" w:rsidR="00FE78ED" w:rsidRPr="00457B8F" w:rsidRDefault="00FE78ED" w:rsidP="00B23D8F">
            <w:pPr>
              <w:spacing w:after="160"/>
            </w:pPr>
            <w:r>
              <w:t>수상 이동수단</w:t>
            </w:r>
          </w:p>
        </w:tc>
        <w:tc>
          <w:tcPr>
            <w:tcW w:w="3005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CAF1B" w14:textId="77777777" w:rsidR="00FE78ED" w:rsidRPr="00457B8F" w:rsidRDefault="00FE78ED" w:rsidP="00B23D8F">
            <w:pPr>
              <w:spacing w:after="160"/>
            </w:pPr>
            <w:r>
              <w:t> </w:t>
            </w:r>
          </w:p>
        </w:tc>
      </w:tr>
      <w:tr w:rsidR="00FE78ED" w:rsidRPr="00457B8F" w14:paraId="77D9471B" w14:textId="77777777" w:rsidTr="00B23D8F">
        <w:tc>
          <w:tcPr>
            <w:tcW w:w="798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509B7" w14:textId="77777777" w:rsidR="00FE78ED" w:rsidRPr="00457B8F" w:rsidRDefault="00FE78ED" w:rsidP="00B23D8F">
            <w:pPr>
              <w:spacing w:after="160"/>
            </w:pPr>
            <w:r>
              <w:t>비행기</w:t>
            </w:r>
          </w:p>
        </w:tc>
        <w:tc>
          <w:tcPr>
            <w:tcW w:w="1197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2A8FD" w14:textId="77777777" w:rsidR="00FE78ED" w:rsidRPr="00457B8F" w:rsidRDefault="00FE78ED" w:rsidP="00B23D8F">
            <w:pPr>
              <w:spacing w:after="160"/>
            </w:pPr>
            <w:r>
              <w:rPr>
                <w:i/>
                <w:iCs/>
              </w:rPr>
              <w:t>항공</w:t>
            </w:r>
            <w:r>
              <w:t> 이동수단</w:t>
            </w:r>
          </w:p>
        </w:tc>
        <w:tc>
          <w:tcPr>
            <w:tcW w:w="3005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9E740" w14:textId="77777777" w:rsidR="00FE78ED" w:rsidRPr="00457B8F" w:rsidRDefault="00FE78ED" w:rsidP="00B23D8F">
            <w:pPr>
              <w:spacing w:after="160"/>
            </w:pPr>
            <w:r>
              <w:t>마크다운의 용법이 그대로 적용됩니다.</w:t>
            </w:r>
          </w:p>
        </w:tc>
      </w:tr>
    </w:tbl>
    <w:p w14:paraId="6589D43D" w14:textId="77777777" w:rsidR="00FE78ED" w:rsidRPr="00457B8F" w:rsidRDefault="00FE78ED" w:rsidP="00FE78ED">
      <w:pPr>
        <w:spacing w:after="160"/>
      </w:pPr>
      <w:r>
        <w:rPr>
          <w:b/>
          <w:bCs/>
        </w:rPr>
        <w:t> </w:t>
      </w:r>
    </w:p>
    <w:p w14:paraId="73A004B2" w14:textId="77777777" w:rsidR="00FE78ED" w:rsidRPr="00FC5B24" w:rsidRDefault="00FE78ED" w:rsidP="00FE78ED">
      <w:pPr>
        <w:pStyle w:val="ad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5CE10704" w14:textId="77777777" w:rsidR="00FE78ED" w:rsidRPr="00682E78" w:rsidRDefault="00FE78ED" w:rsidP="00FE78ED">
      <w:pPr>
        <w:spacing w:after="40"/>
      </w:pPr>
    </w:p>
    <w:p w14:paraId="3FD70317" w14:textId="77777777" w:rsidR="00FE78ED" w:rsidRDefault="00FE78ED" w:rsidP="00FE78E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78ED" w14:paraId="7AEFD80A" w14:textId="77777777" w:rsidTr="00B23D8F">
        <w:tc>
          <w:tcPr>
            <w:tcW w:w="9360" w:type="dxa"/>
            <w:tcBorders>
              <w:top w:val="single" w:sz="2" w:space="0" w:color="F0F0F0"/>
              <w:left w:val="single" w:sz="18" w:space="0" w:color="999999"/>
              <w:bottom w:val="single" w:sz="2" w:space="0" w:color="F0F0F0"/>
              <w:right w:val="single" w:sz="2" w:space="0" w:color="F0F0F0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369E4CA4" w14:textId="77777777" w:rsidR="00FE78ED" w:rsidRDefault="00FE78ED" w:rsidP="00B23D8F">
            <w:pPr>
              <w:spacing w:after="60"/>
            </w:pPr>
            <w:r>
              <w:rPr>
                <w:rFonts w:cs="맑은 고딕"/>
                <w:b/>
                <w:bCs/>
                <w:color w:val="1F4E79"/>
              </w:rPr>
              <w:t>저작권·시점 안내</w:t>
            </w:r>
          </w:p>
          <w:p w14:paraId="71EF0DC3" w14:textId="77777777" w:rsidR="00FE78ED" w:rsidRDefault="00FE78ED" w:rsidP="00B23D8F">
            <w:pPr>
              <w:spacing w:after="40" w:line="276" w:lineRule="auto"/>
            </w:pPr>
            <w:r>
              <w:rPr>
                <w:rFonts w:cs="맑은 고딕"/>
                <w:sz w:val="21"/>
                <w:szCs w:val="21"/>
              </w:rPr>
              <w:t>본 교안은 위 자료들의 핵심을 강의자가 재구성·요약한 것으로, 원문 표현을 그대로 옮기지 않았</w:t>
            </w:r>
            <w:r>
              <w:rPr>
                <w:rFonts w:cs="맑은 고딕"/>
                <w:sz w:val="21"/>
                <w:szCs w:val="21"/>
              </w:rPr>
              <w:lastRenderedPageBreak/>
              <w:t>다. 모델 버전·제품 메뉴·기능명은 2026년 상반기 기준이며 빠르게 바뀐다. 강의 직전 공식 문서로 최신 상태를 재확인할 것을 권한다.</w:t>
            </w:r>
          </w:p>
        </w:tc>
      </w:tr>
    </w:tbl>
    <w:p w14:paraId="5E3FEE8B" w14:textId="77777777" w:rsidR="00FE78ED" w:rsidRDefault="00FE78ED" w:rsidP="00FE78ED"/>
    <w:p w14:paraId="55AF2E86" w14:textId="77777777" w:rsidR="00FE78ED" w:rsidRPr="00AD0234" w:rsidRDefault="00FE78ED" w:rsidP="00FE78ED"/>
    <w:p w14:paraId="0E0BC616" w14:textId="3C98B754" w:rsidR="00B610B7" w:rsidRPr="00FE78ED" w:rsidRDefault="00B610B7"/>
    <w:sectPr w:rsidR="00B610B7" w:rsidRPr="00FE78ED">
      <w:footerReference w:type="default" r:id="rId7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2C5B9" w14:textId="77777777" w:rsidR="00175219" w:rsidRDefault="00175219">
      <w:pPr>
        <w:spacing w:line="240" w:lineRule="auto"/>
      </w:pPr>
      <w:r>
        <w:separator/>
      </w:r>
    </w:p>
  </w:endnote>
  <w:endnote w:type="continuationSeparator" w:id="0">
    <w:p w14:paraId="16D735C5" w14:textId="77777777" w:rsidR="00175219" w:rsidRDefault="001752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E6F59" w14:textId="77777777" w:rsidR="00B610B7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F575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24AF5" w14:textId="77777777" w:rsidR="00175219" w:rsidRDefault="00175219">
      <w:pPr>
        <w:spacing w:line="240" w:lineRule="auto"/>
      </w:pPr>
      <w:r>
        <w:separator/>
      </w:r>
    </w:p>
  </w:footnote>
  <w:footnote w:type="continuationSeparator" w:id="0">
    <w:p w14:paraId="07291263" w14:textId="77777777" w:rsidR="00175219" w:rsidRDefault="0017521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01E4D"/>
    <w:multiLevelType w:val="multilevel"/>
    <w:tmpl w:val="29420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0062C"/>
    <w:multiLevelType w:val="hybridMultilevel"/>
    <w:tmpl w:val="82BAB484"/>
    <w:lvl w:ilvl="0" w:tplc="A4549830">
      <w:start w:val="1"/>
      <w:numFmt w:val="bullet"/>
      <w:lvlText w:val="●"/>
      <w:lvlJc w:val="left"/>
      <w:pPr>
        <w:ind w:left="720" w:hanging="360"/>
      </w:pPr>
    </w:lvl>
    <w:lvl w:ilvl="1" w:tplc="F56A73DA">
      <w:start w:val="1"/>
      <w:numFmt w:val="bullet"/>
      <w:lvlText w:val="○"/>
      <w:lvlJc w:val="left"/>
      <w:pPr>
        <w:ind w:left="1440" w:hanging="360"/>
      </w:pPr>
    </w:lvl>
    <w:lvl w:ilvl="2" w:tplc="D3D04EA6">
      <w:start w:val="1"/>
      <w:numFmt w:val="bullet"/>
      <w:lvlText w:val="■"/>
      <w:lvlJc w:val="left"/>
      <w:pPr>
        <w:ind w:left="2160" w:hanging="360"/>
      </w:pPr>
    </w:lvl>
    <w:lvl w:ilvl="3" w:tplc="B8B44548">
      <w:start w:val="1"/>
      <w:numFmt w:val="bullet"/>
      <w:lvlText w:val="●"/>
      <w:lvlJc w:val="left"/>
      <w:pPr>
        <w:ind w:left="2880" w:hanging="360"/>
      </w:pPr>
    </w:lvl>
    <w:lvl w:ilvl="4" w:tplc="43520DB8">
      <w:start w:val="1"/>
      <w:numFmt w:val="bullet"/>
      <w:lvlText w:val="○"/>
      <w:lvlJc w:val="left"/>
      <w:pPr>
        <w:ind w:left="3600" w:hanging="360"/>
      </w:pPr>
    </w:lvl>
    <w:lvl w:ilvl="5" w:tplc="A4942B8A">
      <w:start w:val="1"/>
      <w:numFmt w:val="bullet"/>
      <w:lvlText w:val="■"/>
      <w:lvlJc w:val="left"/>
      <w:pPr>
        <w:ind w:left="4320" w:hanging="360"/>
      </w:pPr>
    </w:lvl>
    <w:lvl w:ilvl="6" w:tplc="D8A021BC">
      <w:start w:val="1"/>
      <w:numFmt w:val="bullet"/>
      <w:lvlText w:val="●"/>
      <w:lvlJc w:val="left"/>
      <w:pPr>
        <w:ind w:left="5040" w:hanging="360"/>
      </w:pPr>
    </w:lvl>
    <w:lvl w:ilvl="7" w:tplc="85CE9D12">
      <w:start w:val="1"/>
      <w:numFmt w:val="bullet"/>
      <w:lvlText w:val="●"/>
      <w:lvlJc w:val="left"/>
      <w:pPr>
        <w:ind w:left="5760" w:hanging="360"/>
      </w:pPr>
    </w:lvl>
    <w:lvl w:ilvl="8" w:tplc="351E38D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8643CF9"/>
    <w:multiLevelType w:val="multilevel"/>
    <w:tmpl w:val="B2FE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96085"/>
    <w:multiLevelType w:val="multilevel"/>
    <w:tmpl w:val="4070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A2833"/>
    <w:multiLevelType w:val="multilevel"/>
    <w:tmpl w:val="AC54C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0043D1"/>
    <w:multiLevelType w:val="hybridMultilevel"/>
    <w:tmpl w:val="BDC0270C"/>
    <w:lvl w:ilvl="0" w:tplc="48B80704">
      <w:start w:val="1"/>
      <w:numFmt w:val="bullet"/>
      <w:lvlText w:val="•"/>
      <w:lvlJc w:val="left"/>
      <w:pPr>
        <w:ind w:left="400" w:hanging="240"/>
      </w:pPr>
      <w:rPr>
        <w:rFonts w:ascii="맑은 고딕" w:eastAsia="맑은 고딕" w:hAnsi="맑은 고딕"/>
      </w:rPr>
    </w:lvl>
    <w:lvl w:ilvl="1" w:tplc="939A08B6">
      <w:numFmt w:val="decimal"/>
      <w:lvlText w:val=""/>
      <w:lvlJc w:val="left"/>
    </w:lvl>
    <w:lvl w:ilvl="2" w:tplc="A16E960A">
      <w:numFmt w:val="decimal"/>
      <w:lvlText w:val=""/>
      <w:lvlJc w:val="left"/>
    </w:lvl>
    <w:lvl w:ilvl="3" w:tplc="93780168">
      <w:numFmt w:val="decimal"/>
      <w:lvlText w:val=""/>
      <w:lvlJc w:val="left"/>
    </w:lvl>
    <w:lvl w:ilvl="4" w:tplc="65281E88">
      <w:numFmt w:val="decimal"/>
      <w:lvlText w:val=""/>
      <w:lvlJc w:val="left"/>
    </w:lvl>
    <w:lvl w:ilvl="5" w:tplc="C2DAC888">
      <w:numFmt w:val="decimal"/>
      <w:lvlText w:val=""/>
      <w:lvlJc w:val="left"/>
    </w:lvl>
    <w:lvl w:ilvl="6" w:tplc="8536D78E">
      <w:numFmt w:val="decimal"/>
      <w:lvlText w:val=""/>
      <w:lvlJc w:val="left"/>
    </w:lvl>
    <w:lvl w:ilvl="7" w:tplc="027C8E1E">
      <w:numFmt w:val="decimal"/>
      <w:lvlText w:val=""/>
      <w:lvlJc w:val="left"/>
    </w:lvl>
    <w:lvl w:ilvl="8" w:tplc="A000B69C">
      <w:numFmt w:val="decimal"/>
      <w:lvlText w:val=""/>
      <w:lvlJc w:val="left"/>
    </w:lvl>
  </w:abstractNum>
  <w:abstractNum w:abstractNumId="6" w15:restartNumberingAfterBreak="0">
    <w:nsid w:val="4A887E84"/>
    <w:multiLevelType w:val="multilevel"/>
    <w:tmpl w:val="A76A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77398A"/>
    <w:multiLevelType w:val="multilevel"/>
    <w:tmpl w:val="5DF60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A45D11"/>
    <w:multiLevelType w:val="hybridMultilevel"/>
    <w:tmpl w:val="45A08DD8"/>
    <w:lvl w:ilvl="0" w:tplc="2D7650BC">
      <w:start w:val="1"/>
      <w:numFmt w:val="bullet"/>
      <w:lvlText w:val="•"/>
      <w:lvlJc w:val="left"/>
      <w:pPr>
        <w:ind w:left="460" w:hanging="260"/>
      </w:pPr>
    </w:lvl>
    <w:lvl w:ilvl="1" w:tplc="C4CC5F70">
      <w:start w:val="1"/>
      <w:numFmt w:val="bullet"/>
      <w:lvlText w:val="◦"/>
      <w:lvlJc w:val="left"/>
      <w:pPr>
        <w:ind w:left="920" w:hanging="260"/>
      </w:pPr>
    </w:lvl>
    <w:lvl w:ilvl="2" w:tplc="BFC6B654">
      <w:numFmt w:val="decimal"/>
      <w:lvlText w:val=""/>
      <w:lvlJc w:val="left"/>
    </w:lvl>
    <w:lvl w:ilvl="3" w:tplc="4BD6CD2A">
      <w:numFmt w:val="decimal"/>
      <w:lvlText w:val=""/>
      <w:lvlJc w:val="left"/>
    </w:lvl>
    <w:lvl w:ilvl="4" w:tplc="803E2A38">
      <w:numFmt w:val="decimal"/>
      <w:lvlText w:val=""/>
      <w:lvlJc w:val="left"/>
    </w:lvl>
    <w:lvl w:ilvl="5" w:tplc="2CA4113A">
      <w:numFmt w:val="decimal"/>
      <w:lvlText w:val=""/>
      <w:lvlJc w:val="left"/>
    </w:lvl>
    <w:lvl w:ilvl="6" w:tplc="19A88A86">
      <w:numFmt w:val="decimal"/>
      <w:lvlText w:val=""/>
      <w:lvlJc w:val="left"/>
    </w:lvl>
    <w:lvl w:ilvl="7" w:tplc="AA2E323E">
      <w:numFmt w:val="decimal"/>
      <w:lvlText w:val=""/>
      <w:lvlJc w:val="left"/>
    </w:lvl>
    <w:lvl w:ilvl="8" w:tplc="FE88579A">
      <w:numFmt w:val="decimal"/>
      <w:lvlText w:val=""/>
      <w:lvlJc w:val="left"/>
    </w:lvl>
  </w:abstractNum>
  <w:abstractNum w:abstractNumId="9" w15:restartNumberingAfterBreak="0">
    <w:nsid w:val="587016E3"/>
    <w:multiLevelType w:val="multilevel"/>
    <w:tmpl w:val="93F6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9828D4"/>
    <w:multiLevelType w:val="multilevel"/>
    <w:tmpl w:val="2994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A4BC6"/>
    <w:multiLevelType w:val="multilevel"/>
    <w:tmpl w:val="46E4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5374A8"/>
    <w:multiLevelType w:val="hybridMultilevel"/>
    <w:tmpl w:val="51161C7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24967343">
    <w:abstractNumId w:val="1"/>
    <w:lvlOverride w:ilvl="0">
      <w:startOverride w:val="1"/>
    </w:lvlOverride>
  </w:num>
  <w:num w:numId="2" w16cid:durableId="1066682203">
    <w:abstractNumId w:val="5"/>
    <w:lvlOverride w:ilvl="0">
      <w:startOverride w:val="1"/>
    </w:lvlOverride>
  </w:num>
  <w:num w:numId="3" w16cid:durableId="915241598">
    <w:abstractNumId w:val="8"/>
    <w:lvlOverride w:ilvl="0">
      <w:startOverride w:val="1"/>
    </w:lvlOverride>
  </w:num>
  <w:num w:numId="4" w16cid:durableId="1415663281">
    <w:abstractNumId w:val="11"/>
  </w:num>
  <w:num w:numId="5" w16cid:durableId="553466245">
    <w:abstractNumId w:val="2"/>
  </w:num>
  <w:num w:numId="6" w16cid:durableId="1073504741">
    <w:abstractNumId w:val="0"/>
  </w:num>
  <w:num w:numId="7" w16cid:durableId="209196444">
    <w:abstractNumId w:val="6"/>
  </w:num>
  <w:num w:numId="8" w16cid:durableId="1463503349">
    <w:abstractNumId w:val="7"/>
  </w:num>
  <w:num w:numId="9" w16cid:durableId="1530408869">
    <w:abstractNumId w:val="9"/>
  </w:num>
  <w:num w:numId="10" w16cid:durableId="1208252677">
    <w:abstractNumId w:val="12"/>
  </w:num>
  <w:num w:numId="11" w16cid:durableId="407270436">
    <w:abstractNumId w:val="4"/>
  </w:num>
  <w:num w:numId="12" w16cid:durableId="77949174">
    <w:abstractNumId w:val="3"/>
  </w:num>
  <w:num w:numId="13" w16cid:durableId="8815987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0B7"/>
    <w:rsid w:val="00003310"/>
    <w:rsid w:val="0001223C"/>
    <w:rsid w:val="00034AF9"/>
    <w:rsid w:val="000500AA"/>
    <w:rsid w:val="00096EB5"/>
    <w:rsid w:val="000C6838"/>
    <w:rsid w:val="00116512"/>
    <w:rsid w:val="00133F55"/>
    <w:rsid w:val="00140A12"/>
    <w:rsid w:val="00147593"/>
    <w:rsid w:val="00162D2E"/>
    <w:rsid w:val="00175219"/>
    <w:rsid w:val="00195434"/>
    <w:rsid w:val="001A1CC2"/>
    <w:rsid w:val="001B3908"/>
    <w:rsid w:val="001B6620"/>
    <w:rsid w:val="001C02FC"/>
    <w:rsid w:val="00221A3A"/>
    <w:rsid w:val="002476BE"/>
    <w:rsid w:val="002533E4"/>
    <w:rsid w:val="00267E2B"/>
    <w:rsid w:val="00271A6B"/>
    <w:rsid w:val="002E1FE8"/>
    <w:rsid w:val="003213BC"/>
    <w:rsid w:val="00327ABC"/>
    <w:rsid w:val="003564BF"/>
    <w:rsid w:val="00372F48"/>
    <w:rsid w:val="00384E11"/>
    <w:rsid w:val="003B0C38"/>
    <w:rsid w:val="003D50AF"/>
    <w:rsid w:val="003F2FCF"/>
    <w:rsid w:val="004070FB"/>
    <w:rsid w:val="00422EDB"/>
    <w:rsid w:val="004576E9"/>
    <w:rsid w:val="00464EE2"/>
    <w:rsid w:val="00476CB2"/>
    <w:rsid w:val="00482B87"/>
    <w:rsid w:val="004A0C66"/>
    <w:rsid w:val="004C0FA1"/>
    <w:rsid w:val="004E5A6F"/>
    <w:rsid w:val="004F66C8"/>
    <w:rsid w:val="0051237B"/>
    <w:rsid w:val="00564AE0"/>
    <w:rsid w:val="005743CF"/>
    <w:rsid w:val="005746AD"/>
    <w:rsid w:val="00583A32"/>
    <w:rsid w:val="00585125"/>
    <w:rsid w:val="005949D9"/>
    <w:rsid w:val="005F5752"/>
    <w:rsid w:val="00601D63"/>
    <w:rsid w:val="00604187"/>
    <w:rsid w:val="00635F8B"/>
    <w:rsid w:val="00642C0E"/>
    <w:rsid w:val="00650808"/>
    <w:rsid w:val="006600B0"/>
    <w:rsid w:val="006B744A"/>
    <w:rsid w:val="006C107D"/>
    <w:rsid w:val="006C6688"/>
    <w:rsid w:val="006C6715"/>
    <w:rsid w:val="006D79C4"/>
    <w:rsid w:val="006E0ECC"/>
    <w:rsid w:val="006E7EC2"/>
    <w:rsid w:val="006F08C1"/>
    <w:rsid w:val="007222BD"/>
    <w:rsid w:val="0072312C"/>
    <w:rsid w:val="00724985"/>
    <w:rsid w:val="00725194"/>
    <w:rsid w:val="00741EE2"/>
    <w:rsid w:val="00784CD5"/>
    <w:rsid w:val="007A6EC9"/>
    <w:rsid w:val="007B477D"/>
    <w:rsid w:val="007F2478"/>
    <w:rsid w:val="00817FC8"/>
    <w:rsid w:val="00825E9E"/>
    <w:rsid w:val="00832D74"/>
    <w:rsid w:val="0083315E"/>
    <w:rsid w:val="00840B9C"/>
    <w:rsid w:val="00844D3E"/>
    <w:rsid w:val="0086086F"/>
    <w:rsid w:val="00863EE6"/>
    <w:rsid w:val="008A0EF1"/>
    <w:rsid w:val="008C7147"/>
    <w:rsid w:val="008C7A07"/>
    <w:rsid w:val="008D166C"/>
    <w:rsid w:val="008D21FB"/>
    <w:rsid w:val="008D2ED7"/>
    <w:rsid w:val="008F642F"/>
    <w:rsid w:val="00900198"/>
    <w:rsid w:val="00913737"/>
    <w:rsid w:val="0093039F"/>
    <w:rsid w:val="009623A1"/>
    <w:rsid w:val="009912DF"/>
    <w:rsid w:val="009A0835"/>
    <w:rsid w:val="009A592D"/>
    <w:rsid w:val="009C3351"/>
    <w:rsid w:val="009E7FD9"/>
    <w:rsid w:val="00A02E9E"/>
    <w:rsid w:val="00A06439"/>
    <w:rsid w:val="00A0665C"/>
    <w:rsid w:val="00A0719A"/>
    <w:rsid w:val="00A44C09"/>
    <w:rsid w:val="00A54E32"/>
    <w:rsid w:val="00A647A0"/>
    <w:rsid w:val="00AA2EAB"/>
    <w:rsid w:val="00AB7297"/>
    <w:rsid w:val="00AF7CE4"/>
    <w:rsid w:val="00B134CF"/>
    <w:rsid w:val="00B610B7"/>
    <w:rsid w:val="00B774D0"/>
    <w:rsid w:val="00BC0129"/>
    <w:rsid w:val="00BD67D4"/>
    <w:rsid w:val="00C2229F"/>
    <w:rsid w:val="00C76197"/>
    <w:rsid w:val="00C83B1F"/>
    <w:rsid w:val="00CA22AF"/>
    <w:rsid w:val="00CF4EC5"/>
    <w:rsid w:val="00CF54FB"/>
    <w:rsid w:val="00D03F7B"/>
    <w:rsid w:val="00D20871"/>
    <w:rsid w:val="00D253CC"/>
    <w:rsid w:val="00D329C5"/>
    <w:rsid w:val="00D42557"/>
    <w:rsid w:val="00D44789"/>
    <w:rsid w:val="00D63E70"/>
    <w:rsid w:val="00D802B6"/>
    <w:rsid w:val="00D92E48"/>
    <w:rsid w:val="00DC3484"/>
    <w:rsid w:val="00DD49EC"/>
    <w:rsid w:val="00E23048"/>
    <w:rsid w:val="00E36084"/>
    <w:rsid w:val="00E420FB"/>
    <w:rsid w:val="00E42FAB"/>
    <w:rsid w:val="00E779AC"/>
    <w:rsid w:val="00EA1B8C"/>
    <w:rsid w:val="00EA5981"/>
    <w:rsid w:val="00EC33D5"/>
    <w:rsid w:val="00EF085B"/>
    <w:rsid w:val="00F0664A"/>
    <w:rsid w:val="00F3407B"/>
    <w:rsid w:val="00F4529F"/>
    <w:rsid w:val="00F57CDF"/>
    <w:rsid w:val="00F65858"/>
    <w:rsid w:val="00FA68D7"/>
    <w:rsid w:val="00FA7C90"/>
    <w:rsid w:val="00FE78ED"/>
    <w:rsid w:val="00FF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8E0F68"/>
  <w15:docId w15:val="{7AE0DBC9-A695-4E16-977A-E4CFB0B75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color w:val="1F1F1F"/>
        <w:sz w:val="22"/>
        <w:szCs w:val="22"/>
        <w:lang w:val="en-US" w:eastAsia="ko-KR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F5752"/>
  </w:style>
  <w:style w:type="paragraph" w:styleId="30">
    <w:name w:val="toc 3"/>
    <w:basedOn w:val="a"/>
    <w:next w:val="a"/>
    <w:autoRedefine/>
    <w:uiPriority w:val="39"/>
    <w:unhideWhenUsed/>
    <w:rsid w:val="005F5752"/>
    <w:pPr>
      <w:ind w:leftChars="400" w:left="850"/>
    </w:pPr>
  </w:style>
  <w:style w:type="paragraph" w:styleId="20">
    <w:name w:val="toc 2"/>
    <w:basedOn w:val="a"/>
    <w:next w:val="a"/>
    <w:autoRedefine/>
    <w:uiPriority w:val="39"/>
    <w:unhideWhenUsed/>
    <w:rsid w:val="005F5752"/>
    <w:pPr>
      <w:ind w:leftChars="200" w:left="425"/>
    </w:pPr>
  </w:style>
  <w:style w:type="paragraph" w:styleId="40">
    <w:name w:val="toc 4"/>
    <w:basedOn w:val="a"/>
    <w:next w:val="a"/>
    <w:autoRedefine/>
    <w:uiPriority w:val="39"/>
    <w:unhideWhenUsed/>
    <w:rsid w:val="005F5752"/>
    <w:pPr>
      <w:spacing w:after="160" w:line="240" w:lineRule="auto"/>
      <w:ind w:leftChars="600" w:left="1275"/>
    </w:pPr>
    <w:rPr>
      <w:rFonts w:asciiTheme="minorHAnsi" w:eastAsiaTheme="minorEastAsia" w:hAnsiTheme="minorHAnsi" w:cstheme="minorBidi"/>
      <w:color w:val="auto"/>
      <w:kern w:val="2"/>
      <w:szCs w:val="24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5F5752"/>
    <w:pPr>
      <w:spacing w:after="160" w:line="240" w:lineRule="auto"/>
      <w:ind w:leftChars="800" w:left="1700"/>
    </w:pPr>
    <w:rPr>
      <w:rFonts w:asciiTheme="minorHAnsi" w:eastAsiaTheme="minorEastAsia" w:hAnsiTheme="minorHAnsi" w:cstheme="minorBidi"/>
      <w:color w:val="auto"/>
      <w:kern w:val="2"/>
      <w:szCs w:val="24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5F5752"/>
    <w:pPr>
      <w:spacing w:after="160" w:line="240" w:lineRule="auto"/>
      <w:ind w:leftChars="1000" w:left="2125"/>
    </w:pPr>
    <w:rPr>
      <w:rFonts w:asciiTheme="minorHAnsi" w:eastAsiaTheme="minorEastAsia" w:hAnsiTheme="minorHAnsi" w:cstheme="minorBidi"/>
      <w:color w:val="auto"/>
      <w:kern w:val="2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5F5752"/>
    <w:pPr>
      <w:spacing w:after="160" w:line="240" w:lineRule="auto"/>
      <w:ind w:leftChars="1200" w:left="2550"/>
    </w:pPr>
    <w:rPr>
      <w:rFonts w:asciiTheme="minorHAnsi" w:eastAsiaTheme="minorEastAsia" w:hAnsiTheme="minorHAnsi" w:cstheme="minorBidi"/>
      <w:color w:val="auto"/>
      <w:kern w:val="2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5F5752"/>
    <w:pPr>
      <w:spacing w:after="160" w:line="240" w:lineRule="auto"/>
      <w:ind w:leftChars="1400" w:left="2975"/>
    </w:pPr>
    <w:rPr>
      <w:rFonts w:asciiTheme="minorHAnsi" w:eastAsiaTheme="minorEastAsia" w:hAnsiTheme="minorHAnsi" w:cstheme="minorBidi"/>
      <w:color w:val="auto"/>
      <w:kern w:val="2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5F5752"/>
    <w:pPr>
      <w:spacing w:after="160" w:line="240" w:lineRule="auto"/>
      <w:ind w:leftChars="1600" w:left="3400"/>
    </w:pPr>
    <w:rPr>
      <w:rFonts w:asciiTheme="minorHAnsi" w:eastAsiaTheme="minorEastAsia" w:hAnsiTheme="minorHAnsi" w:cstheme="minorBidi"/>
      <w:color w:val="auto"/>
      <w:kern w:val="2"/>
      <w:szCs w:val="24"/>
      <w14:ligatures w14:val="standardContextual"/>
    </w:rPr>
  </w:style>
  <w:style w:type="character" w:styleId="aa">
    <w:name w:val="Unresolved Mention"/>
    <w:basedOn w:val="a0"/>
    <w:uiPriority w:val="99"/>
    <w:semiHidden/>
    <w:unhideWhenUsed/>
    <w:rsid w:val="005F5752"/>
    <w:rPr>
      <w:color w:val="605E5C"/>
      <w:shd w:val="clear" w:color="auto" w:fill="E1DFDD"/>
    </w:rPr>
  </w:style>
  <w:style w:type="paragraph" w:styleId="ab">
    <w:name w:val="header"/>
    <w:basedOn w:val="a"/>
    <w:link w:val="Char1"/>
    <w:uiPriority w:val="99"/>
    <w:unhideWhenUsed/>
    <w:rsid w:val="005F575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5F5752"/>
  </w:style>
  <w:style w:type="paragraph" w:styleId="ac">
    <w:name w:val="footer"/>
    <w:basedOn w:val="a"/>
    <w:link w:val="Char2"/>
    <w:uiPriority w:val="99"/>
    <w:unhideWhenUsed/>
    <w:rsid w:val="005F575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5F5752"/>
  </w:style>
  <w:style w:type="paragraph" w:styleId="ad">
    <w:name w:val="Body Text"/>
    <w:link w:val="Char3"/>
    <w:uiPriority w:val="1"/>
    <w:rsid w:val="00C83B1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300"/>
      <w:jc w:val="both"/>
      <w:textAlignment w:val="baseline"/>
    </w:pPr>
    <w:rPr>
      <w:rFonts w:ascii="함초롬바탕" w:eastAsia="함초롬바탕" w:hAnsiTheme="minorHAnsi" w:cstheme="minorBidi"/>
      <w:color w:val="000000"/>
      <w:kern w:val="2"/>
      <w:sz w:val="20"/>
      <w:szCs w:val="24"/>
      <w:shd w:val="clear" w:color="000000" w:fill="auto"/>
      <w14:ligatures w14:val="standardContextual"/>
    </w:rPr>
  </w:style>
  <w:style w:type="character" w:customStyle="1" w:styleId="Char3">
    <w:name w:val="본문 Char"/>
    <w:basedOn w:val="a0"/>
    <w:link w:val="ad"/>
    <w:uiPriority w:val="1"/>
    <w:rsid w:val="00C83B1F"/>
    <w:rPr>
      <w:rFonts w:ascii="함초롬바탕" w:eastAsia="함초롬바탕" w:hAnsiTheme="minorHAnsi" w:cstheme="minorBidi"/>
      <w:color w:val="000000"/>
      <w:kern w:val="2"/>
      <w:sz w:val="20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7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73</Pages>
  <Words>5235</Words>
  <Characters>29842</Characters>
  <Application>Microsoft Office Word</Application>
  <DocSecurity>0</DocSecurity>
  <Lines>248</Lines>
  <Paragraphs>70</Paragraphs>
  <ScaleCrop>false</ScaleCrop>
  <Company/>
  <LinksUpToDate>false</LinksUpToDate>
  <CharactersWithSpaces>35007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대경 김</cp:lastModifiedBy>
  <cp:revision>2</cp:revision>
  <dcterms:created xsi:type="dcterms:W3CDTF">2026-08-30T06:02:00Z</dcterms:created>
  <dcterms:modified xsi:type="dcterms:W3CDTF">2026-08-30T06:02:00Z</dcterms:modified>
</cp:coreProperties>
</file>