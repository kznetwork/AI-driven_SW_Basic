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D04B3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D04B3E" w:rsidRDefault="00000000">
            <w:pPr>
              <w:pStyle w:val="a6"/>
              <w:spacing w:line="336" w:lineRule="auto"/>
              <w:jc w:val="center"/>
              <w:rPr>
                <w:rFonts w:ascii="Cambria" w:eastAsia="돋움" w:hAnsi="Cambria"/>
              </w:rPr>
            </w:pPr>
            <w:bookmarkStart w:id="0" w:name="_top"/>
            <w:bookmarkEnd w:id="0"/>
            <w:r w:rsidRPr="00D04B3E">
              <w:rPr>
                <w:rFonts w:ascii="Cambria" w:eastAsia="돋움" w:hAnsi="Cambria"/>
                <w:spacing w:val="-9"/>
                <w:sz w:val="20"/>
              </w:rPr>
              <w:t>개발기관</w:t>
            </w:r>
          </w:p>
          <w:p w14:paraId="6B941A0A" w14:textId="77777777" w:rsidR="00BA3CCE" w:rsidRPr="00D04B3E" w:rsidRDefault="00000000">
            <w:pPr>
              <w:pStyle w:val="a6"/>
              <w:spacing w:line="336" w:lineRule="auto"/>
              <w:jc w:val="center"/>
              <w:rPr>
                <w:rFonts w:ascii="Cambria" w:eastAsia="돋움" w:hAnsi="Cambria"/>
              </w:rPr>
            </w:pPr>
            <w:proofErr w:type="spellStart"/>
            <w:r w:rsidRPr="00D04B3E">
              <w:rPr>
                <w:rFonts w:ascii="Cambria" w:eastAsia="돋움" w:hAnsi="Cambria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Pr="00D04B3E" w:rsidRDefault="003F3305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D04B3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개발이력</w:t>
            </w:r>
          </w:p>
        </w:tc>
      </w:tr>
      <w:tr w:rsidR="00BA3CCE" w:rsidRPr="00D04B3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최초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Pr="00D04B3E" w:rsidRDefault="00711E6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pacing w:val="-9"/>
              </w:rPr>
              <w:t>2026.04.21</w:t>
            </w:r>
          </w:p>
        </w:tc>
      </w:tr>
      <w:tr w:rsidR="00096F08" w:rsidRPr="00D04B3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096F08" w:rsidRPr="00D04B3E" w:rsidRDefault="00096F08" w:rsidP="00096F08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1</w:t>
            </w:r>
            <w:r w:rsidRPr="00D04B3E">
              <w:rPr>
                <w:rFonts w:ascii="Cambria" w:eastAsia="돋움" w:hAnsi="Cambria"/>
                <w:b/>
                <w:spacing w:val="-9"/>
              </w:rPr>
              <w:t>차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2485B139" w:rsidR="00096F08" w:rsidRPr="00D04B3E" w:rsidRDefault="00096F08" w:rsidP="00096F08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Cambria" w:eastAsia="돋움" w:hAnsi="Cambria"/>
                <w:spacing w:val="-9"/>
              </w:rPr>
            </w:pPr>
            <w:r w:rsidRPr="00D04B3E">
              <w:rPr>
                <w:rFonts w:ascii="Cambria" w:eastAsia="돋움" w:hAnsi="Cambria"/>
                <w:spacing w:val="-9"/>
              </w:rPr>
              <w:t>2026.09.06</w:t>
            </w:r>
          </w:p>
        </w:tc>
      </w:tr>
      <w:tr w:rsidR="00BA3CCE" w:rsidRPr="00D04B3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2</w:t>
            </w:r>
            <w:r w:rsidRPr="00D04B3E">
              <w:rPr>
                <w:rFonts w:ascii="Cambria" w:eastAsia="돋움" w:hAnsi="Cambria"/>
                <w:b/>
                <w:spacing w:val="-9"/>
              </w:rPr>
              <w:t>차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D04B3E" w:rsidRDefault="00BA3CCE" w:rsidP="00096F08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Cambria" w:eastAsia="돋움" w:hAnsi="Cambria"/>
                <w:spacing w:val="-9"/>
              </w:rPr>
            </w:pPr>
          </w:p>
        </w:tc>
      </w:tr>
      <w:tr w:rsidR="00BA3CCE" w:rsidRPr="00D04B3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3</w:t>
            </w:r>
            <w:r w:rsidRPr="00D04B3E">
              <w:rPr>
                <w:rFonts w:ascii="Cambria" w:eastAsia="돋움" w:hAnsi="Cambria"/>
                <w:b/>
                <w:spacing w:val="-9"/>
              </w:rPr>
              <w:t>차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D04B3E" w:rsidRDefault="00BA3CCE" w:rsidP="00096F08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Cambria" w:eastAsia="돋움" w:hAnsi="Cambria"/>
                <w:spacing w:val="-9"/>
              </w:rPr>
            </w:pPr>
          </w:p>
        </w:tc>
      </w:tr>
    </w:tbl>
    <w:p w14:paraId="7CA7E7FE" w14:textId="77777777" w:rsidR="00BA3CCE" w:rsidRPr="00D04B3E" w:rsidRDefault="00BA3CCE">
      <w:pPr>
        <w:pStyle w:val="a3"/>
        <w:wordWrap/>
        <w:spacing w:line="288" w:lineRule="auto"/>
        <w:jc w:val="left"/>
        <w:rPr>
          <w:rFonts w:ascii="Cambria" w:eastAsia="돋움" w:hAnsi="Cambria"/>
        </w:rPr>
      </w:pPr>
    </w:p>
    <w:p w14:paraId="507BE5E5" w14:textId="77777777" w:rsidR="00BA3CCE" w:rsidRPr="00D04B3E" w:rsidRDefault="00BA3CCE">
      <w:pPr>
        <w:pStyle w:val="a3"/>
        <w:wordWrap/>
        <w:spacing w:line="288" w:lineRule="auto"/>
        <w:jc w:val="center"/>
        <w:rPr>
          <w:rFonts w:ascii="Cambria" w:eastAsia="돋움" w:hAnsi="Cambria"/>
          <w:spacing w:val="-14"/>
          <w:sz w:val="70"/>
        </w:rPr>
      </w:pPr>
    </w:p>
    <w:p w14:paraId="3C2F6E50" w14:textId="77777777" w:rsidR="00BA3CCE" w:rsidRPr="00D04B3E" w:rsidRDefault="00BA3CCE">
      <w:pPr>
        <w:pStyle w:val="a3"/>
        <w:wordWrap/>
        <w:spacing w:line="288" w:lineRule="auto"/>
        <w:jc w:val="center"/>
        <w:rPr>
          <w:rFonts w:ascii="Cambria" w:eastAsia="돋움" w:hAnsi="Cambria"/>
          <w:spacing w:val="-14"/>
          <w:sz w:val="70"/>
        </w:rPr>
      </w:pPr>
    </w:p>
    <w:p w14:paraId="02A7D107" w14:textId="77777777" w:rsidR="00BA3CCE" w:rsidRPr="00D04B3E" w:rsidRDefault="00BA3CCE">
      <w:pPr>
        <w:pStyle w:val="a3"/>
        <w:wordWrap/>
        <w:spacing w:line="288" w:lineRule="auto"/>
        <w:jc w:val="center"/>
        <w:rPr>
          <w:rFonts w:ascii="Cambria" w:eastAsia="돋움" w:hAnsi="Cambria"/>
          <w:spacing w:val="-14"/>
          <w:sz w:val="70"/>
        </w:rPr>
      </w:pPr>
    </w:p>
    <w:p w14:paraId="7B0AA479" w14:textId="4926990F" w:rsidR="00BA3CCE" w:rsidRPr="00D04B3E" w:rsidRDefault="00000000">
      <w:pPr>
        <w:pStyle w:val="a3"/>
        <w:wordWrap/>
        <w:snapToGrid w:val="0"/>
        <w:spacing w:line="336" w:lineRule="auto"/>
        <w:jc w:val="left"/>
        <w:rPr>
          <w:rFonts w:ascii="Cambria" w:eastAsia="돋움" w:hAnsi="Cambria"/>
        </w:rPr>
      </w:pPr>
      <w:r w:rsidRPr="00D04B3E">
        <w:rPr>
          <w:rFonts w:ascii="Cambria" w:eastAsia="돋움" w:hAnsi="Cambria"/>
          <w:b/>
          <w:spacing w:val="-18"/>
          <w:sz w:val="36"/>
        </w:rPr>
        <w:t>「</w:t>
      </w:r>
      <w:r w:rsidR="00711E61" w:rsidRPr="00D04B3E">
        <w:rPr>
          <w:rFonts w:ascii="Cambria" w:eastAsia="돋움" w:hAnsi="Cambria"/>
        </w:rPr>
        <w:t xml:space="preserve"> </w:t>
      </w:r>
      <w:r w:rsidR="00711E61" w:rsidRPr="00D04B3E">
        <w:rPr>
          <w:rFonts w:ascii="Cambria" w:eastAsia="돋움" w:hAnsi="Cambria"/>
          <w:b/>
          <w:spacing w:val="-18"/>
          <w:sz w:val="36"/>
        </w:rPr>
        <w:t>실습</w:t>
      </w:r>
      <w:r w:rsidR="00711E61" w:rsidRPr="00D04B3E">
        <w:rPr>
          <w:rFonts w:ascii="Cambria" w:eastAsia="돋움" w:hAnsi="Cambria"/>
          <w:b/>
          <w:spacing w:val="-18"/>
          <w:sz w:val="36"/>
        </w:rPr>
        <w:t>-</w:t>
      </w:r>
      <w:r w:rsidR="00711E61" w:rsidRPr="00D04B3E">
        <w:rPr>
          <w:rFonts w:ascii="Cambria" w:eastAsia="돋움" w:hAnsi="Cambria"/>
          <w:b/>
          <w:spacing w:val="-18"/>
          <w:sz w:val="36"/>
        </w:rPr>
        <w:t>워크</w:t>
      </w:r>
      <w:r w:rsidR="00711E61" w:rsidRPr="00D04B3E">
        <w:rPr>
          <w:rFonts w:ascii="Cambria" w:eastAsia="돋움" w:hAnsi="Cambria"/>
          <w:b/>
          <w:spacing w:val="-18"/>
          <w:sz w:val="36"/>
        </w:rPr>
        <w:t xml:space="preserve"> </w:t>
      </w:r>
      <w:r w:rsidR="00711E61" w:rsidRPr="00D04B3E">
        <w:rPr>
          <w:rFonts w:ascii="Cambria" w:eastAsia="돋움" w:hAnsi="Cambria"/>
          <w:b/>
          <w:spacing w:val="-18"/>
          <w:sz w:val="36"/>
        </w:rPr>
        <w:t>북</w:t>
      </w:r>
      <w:r w:rsidR="00711E61" w:rsidRPr="00D04B3E">
        <w:rPr>
          <w:rFonts w:ascii="Cambria" w:eastAsia="돋움" w:hAnsi="Cambria"/>
          <w:b/>
          <w:spacing w:val="-18"/>
          <w:sz w:val="36"/>
        </w:rPr>
        <w:t xml:space="preserve"> </w:t>
      </w:r>
      <w:r w:rsidRPr="00D04B3E">
        <w:rPr>
          <w:rFonts w:ascii="Cambria" w:eastAsia="돋움" w:hAnsi="Cambria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D04B3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2FBCC452" w14:textId="2370114C" w:rsidR="00096F08" w:rsidRPr="00D04B3E" w:rsidRDefault="00071E06" w:rsidP="00050644">
            <w:pPr>
              <w:spacing w:after="60"/>
              <w:jc w:val="center"/>
              <w:rPr>
                <w:rFonts w:ascii="Cambria" w:eastAsia="돋움" w:hAnsi="Cambria"/>
                <w:sz w:val="48"/>
                <w:szCs w:val="28"/>
              </w:rPr>
            </w:pP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Coding Agent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기본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: AI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를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활용한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 SW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개발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기초</w:t>
            </w:r>
            <w:r w:rsidR="00050644" w:rsidRPr="00050644">
              <w:rPr>
                <w:rFonts w:ascii="Cambria" w:eastAsia="돋움" w:hAnsi="Cambria" w:hint="eastAsia"/>
                <w:sz w:val="48"/>
                <w:szCs w:val="28"/>
              </w:rPr>
              <w:t xml:space="preserve"> </w:t>
            </w:r>
            <w:r w:rsidR="00096F08" w:rsidRPr="00D04B3E">
              <w:rPr>
                <w:rFonts w:ascii="Cambria" w:eastAsia="돋움" w:hAnsi="Cambria"/>
                <w:sz w:val="48"/>
                <w:szCs w:val="28"/>
              </w:rPr>
              <w:t>과정</w:t>
            </w:r>
            <w:r w:rsidR="00096F08" w:rsidRPr="00D04B3E">
              <w:rPr>
                <w:rFonts w:ascii="Cambria" w:eastAsia="돋움" w:hAnsi="Cambria"/>
                <w:sz w:val="48"/>
                <w:szCs w:val="28"/>
              </w:rPr>
              <w:t xml:space="preserve"> </w:t>
            </w:r>
          </w:p>
          <w:p w14:paraId="6254B93B" w14:textId="2ADAEC22" w:rsidR="00DE49E6" w:rsidRPr="00D04B3E" w:rsidRDefault="00DE49E6" w:rsidP="00096F08">
            <w:pPr>
              <w:pStyle w:val="a3"/>
              <w:wordWrap/>
              <w:spacing w:line="312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z w:val="36"/>
                <w:szCs w:val="18"/>
              </w:rPr>
              <w:t>-</w:t>
            </w:r>
            <w:r w:rsidR="00096F08" w:rsidRPr="00D04B3E">
              <w:rPr>
                <w:rFonts w:ascii="Cambria" w:eastAsia="돋움" w:hAnsi="Cambria"/>
                <w:sz w:val="14"/>
                <w:szCs w:val="18"/>
              </w:rPr>
              <w:t xml:space="preserve"> </w:t>
            </w:r>
            <w:r w:rsidR="00071E06" w:rsidRPr="00071E06">
              <w:rPr>
                <w:rFonts w:ascii="Cambria" w:eastAsia="돋움" w:hAnsi="Cambria"/>
                <w:sz w:val="36"/>
                <w:szCs w:val="18"/>
              </w:rPr>
              <w:t xml:space="preserve">ChatGPT/OpenAI </w:t>
            </w:r>
            <w:r w:rsidR="00096F08" w:rsidRPr="00D04B3E">
              <w:rPr>
                <w:rFonts w:ascii="Cambria" w:eastAsia="돋움" w:hAnsi="Cambria"/>
                <w:sz w:val="36"/>
                <w:szCs w:val="18"/>
              </w:rPr>
              <w:t>기반</w:t>
            </w:r>
            <w:r w:rsidRPr="00D04B3E">
              <w:rPr>
                <w:rFonts w:ascii="Cambria" w:eastAsia="돋움" w:hAnsi="Cambria"/>
                <w:sz w:val="36"/>
                <w:szCs w:val="18"/>
              </w:rPr>
              <w:t>-</w:t>
            </w:r>
          </w:p>
        </w:tc>
      </w:tr>
    </w:tbl>
    <w:p w14:paraId="35FA81D4" w14:textId="77777777" w:rsidR="00BA3CCE" w:rsidRPr="00D04B3E" w:rsidRDefault="00BA3CCE" w:rsidP="002509EB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</w:p>
    <w:p w14:paraId="665369A5" w14:textId="7C54E2CD" w:rsidR="00BA3CCE" w:rsidRPr="00D04B3E" w:rsidRDefault="00000000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  <w:r w:rsidRPr="00D04B3E">
        <w:rPr>
          <w:rFonts w:ascii="Cambria" w:eastAsia="돋움" w:hAnsi="Cambria"/>
          <w:sz w:val="36"/>
        </w:rPr>
        <w:t>제</w:t>
      </w:r>
      <w:r w:rsidRPr="00D04B3E">
        <w:rPr>
          <w:rFonts w:ascii="Cambria" w:eastAsia="돋움" w:hAnsi="Cambria"/>
          <w:sz w:val="36"/>
        </w:rPr>
        <w:t xml:space="preserve"> </w:t>
      </w:r>
      <w:r w:rsidRPr="00D04B3E">
        <w:rPr>
          <w:rFonts w:ascii="Cambria" w:eastAsia="돋움" w:hAnsi="Cambria"/>
          <w:sz w:val="36"/>
        </w:rPr>
        <w:t>출</w:t>
      </w:r>
      <w:r w:rsidRPr="00D04B3E">
        <w:rPr>
          <w:rFonts w:ascii="Cambria" w:eastAsia="돋움" w:hAnsi="Cambria"/>
          <w:sz w:val="36"/>
        </w:rPr>
        <w:t xml:space="preserve"> </w:t>
      </w:r>
      <w:r w:rsidRPr="00D04B3E">
        <w:rPr>
          <w:rFonts w:ascii="Cambria" w:eastAsia="돋움" w:hAnsi="Cambria"/>
          <w:sz w:val="36"/>
        </w:rPr>
        <w:t>일</w:t>
      </w:r>
      <w:r w:rsidRPr="00D04B3E">
        <w:rPr>
          <w:rFonts w:ascii="Cambria" w:eastAsia="돋움" w:hAnsi="Cambria"/>
          <w:sz w:val="36"/>
        </w:rPr>
        <w:t xml:space="preserve"> : </w:t>
      </w:r>
      <w:r w:rsidR="00644346" w:rsidRPr="00D04B3E">
        <w:rPr>
          <w:rFonts w:ascii="Cambria" w:eastAsia="돋움" w:hAnsi="Cambria"/>
          <w:sz w:val="36"/>
        </w:rPr>
        <w:t>해당사항</w:t>
      </w:r>
      <w:r w:rsidR="00644346"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없음</w:t>
      </w:r>
    </w:p>
    <w:p w14:paraId="2908D1A9" w14:textId="38F4A0A6" w:rsidR="00BA3CCE" w:rsidRPr="00D04B3E" w:rsidRDefault="00000000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  <w:r w:rsidRPr="00D04B3E">
        <w:rPr>
          <w:rFonts w:ascii="Cambria" w:eastAsia="돋움" w:hAnsi="Cambria"/>
          <w:sz w:val="36"/>
        </w:rPr>
        <w:t>소</w:t>
      </w:r>
      <w:r w:rsidRPr="00D04B3E">
        <w:rPr>
          <w:rFonts w:ascii="Cambria" w:eastAsia="돋움" w:hAnsi="Cambria"/>
          <w:sz w:val="36"/>
        </w:rPr>
        <w:t xml:space="preserve">    </w:t>
      </w:r>
      <w:r w:rsidRPr="00D04B3E">
        <w:rPr>
          <w:rFonts w:ascii="Cambria" w:eastAsia="돋움" w:hAnsi="Cambria"/>
          <w:sz w:val="36"/>
        </w:rPr>
        <w:t>속</w:t>
      </w:r>
      <w:r w:rsidRPr="00D04B3E">
        <w:rPr>
          <w:rFonts w:ascii="Cambria" w:eastAsia="돋움" w:hAnsi="Cambria"/>
          <w:sz w:val="36"/>
        </w:rPr>
        <w:t xml:space="preserve"> : </w:t>
      </w:r>
      <w:r w:rsidR="00644346" w:rsidRPr="00D04B3E">
        <w:rPr>
          <w:rFonts w:ascii="Cambria" w:eastAsia="돋움" w:hAnsi="Cambria"/>
          <w:sz w:val="36"/>
        </w:rPr>
        <w:t>해당사항</w:t>
      </w:r>
      <w:r w:rsidR="00644346"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없음</w:t>
      </w:r>
    </w:p>
    <w:p w14:paraId="525FF764" w14:textId="1BC3D799" w:rsidR="00BA3CCE" w:rsidRPr="00D04B3E" w:rsidRDefault="00000000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  <w:r w:rsidRPr="00D04B3E">
        <w:rPr>
          <w:rFonts w:ascii="Cambria" w:eastAsia="돋움" w:hAnsi="Cambria"/>
          <w:sz w:val="36"/>
        </w:rPr>
        <w:t>성</w:t>
      </w:r>
      <w:r w:rsidRPr="00D04B3E">
        <w:rPr>
          <w:rFonts w:ascii="Cambria" w:eastAsia="돋움" w:hAnsi="Cambria"/>
          <w:sz w:val="36"/>
        </w:rPr>
        <w:t xml:space="preserve">    </w:t>
      </w:r>
      <w:r w:rsidRPr="00D04B3E">
        <w:rPr>
          <w:rFonts w:ascii="Cambria" w:eastAsia="돋움" w:hAnsi="Cambria"/>
          <w:sz w:val="36"/>
        </w:rPr>
        <w:t>명</w:t>
      </w:r>
      <w:r w:rsidRPr="00D04B3E">
        <w:rPr>
          <w:rFonts w:ascii="Cambria" w:eastAsia="돋움" w:hAnsi="Cambria"/>
          <w:sz w:val="36"/>
        </w:rPr>
        <w:t xml:space="preserve"> : </w:t>
      </w:r>
      <w:r w:rsidR="00644346" w:rsidRPr="00D04B3E">
        <w:rPr>
          <w:rFonts w:ascii="Cambria" w:eastAsia="돋움" w:hAnsi="Cambria"/>
          <w:sz w:val="36"/>
        </w:rPr>
        <w:t>해당사항</w:t>
      </w:r>
      <w:r w:rsidR="00644346"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없음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D04B3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5E22A56E" w:rsidR="00BA3CCE" w:rsidRPr="00D04B3E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Cambria" w:eastAsia="돋움" w:hAnsi="Cambria"/>
              </w:rPr>
            </w:pPr>
            <w:r w:rsidRPr="00D04B3E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워크북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제출시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반드시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파일명을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="003F3305" w:rsidRPr="00D04B3E">
              <w:rPr>
                <w:rFonts w:ascii="Cambria" w:eastAsia="돋움" w:hAnsi="Cambria"/>
                <w:b/>
                <w:spacing w:val="-6"/>
                <w:sz w:val="24"/>
              </w:rPr>
              <w:t>○○○○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○○○○(</w:t>
            </w:r>
            <w:proofErr w:type="spellStart"/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제출년월일</w:t>
            </w:r>
            <w:proofErr w:type="spellEnd"/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8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자리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)_○○○(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성명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).</w:t>
            </w:r>
            <w:r w:rsidR="00711E61" w:rsidRPr="00D04B3E">
              <w:rPr>
                <w:rFonts w:ascii="Cambria" w:eastAsia="돋움" w:hAnsi="Cambria"/>
                <w:b/>
                <w:spacing w:val="-6"/>
                <w:sz w:val="24"/>
              </w:rPr>
              <w:t>docx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하여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주십시오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.(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예시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: </w:t>
            </w:r>
            <w:r w:rsidR="00644346" w:rsidRPr="00D04B3E">
              <w:rPr>
                <w:rFonts w:ascii="Cambria" w:eastAsia="돋움" w:hAnsi="Cambria"/>
                <w:b/>
                <w:spacing w:val="-6"/>
                <w:sz w:val="24"/>
              </w:rPr>
              <w:t>20200101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_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홍길동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.</w:t>
            </w:r>
            <w:r w:rsidR="00711E61" w:rsidRPr="00D04B3E">
              <w:rPr>
                <w:rFonts w:ascii="Cambria" w:eastAsia="돋움" w:hAnsi="Cambria"/>
                <w:b/>
                <w:spacing w:val="-6"/>
                <w:sz w:val="24"/>
              </w:rPr>
              <w:t>docx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)</w:t>
            </w:r>
          </w:p>
        </w:tc>
      </w:tr>
    </w:tbl>
    <w:p w14:paraId="2D071006" w14:textId="3F8A94F4" w:rsidR="00BA3CCE" w:rsidRPr="00D04B3E" w:rsidRDefault="00000000">
      <w:pPr>
        <w:pStyle w:val="a3"/>
        <w:snapToGrid w:val="0"/>
        <w:spacing w:line="312" w:lineRule="auto"/>
        <w:rPr>
          <w:rFonts w:ascii="Cambria" w:eastAsia="돋움" w:hAnsi="Cambria"/>
        </w:rPr>
      </w:pPr>
      <w:r w:rsidRPr="00D04B3E">
        <w:rPr>
          <w:rFonts w:ascii="Cambria" w:eastAsia="돋움" w:hAnsi="Cambria"/>
          <w:spacing w:val="-5"/>
          <w:sz w:val="22"/>
        </w:rPr>
        <w:t>개발일자</w:t>
      </w:r>
      <w:r w:rsidRPr="00D04B3E">
        <w:rPr>
          <w:rFonts w:ascii="Cambria" w:eastAsia="돋움" w:hAnsi="Cambria"/>
          <w:spacing w:val="-5"/>
          <w:sz w:val="22"/>
        </w:rPr>
        <w:t xml:space="preserve"> : </w:t>
      </w:r>
      <w:r w:rsidR="003F3305" w:rsidRPr="00D04B3E">
        <w:rPr>
          <w:rFonts w:ascii="Cambria" w:eastAsia="돋움" w:hAnsi="Cambria"/>
          <w:spacing w:val="-5"/>
          <w:sz w:val="22"/>
        </w:rPr>
        <w:t>2026</w:t>
      </w:r>
      <w:r w:rsidRPr="00D04B3E">
        <w:rPr>
          <w:rFonts w:ascii="Cambria" w:eastAsia="돋움" w:hAnsi="Cambria"/>
          <w:spacing w:val="-5"/>
          <w:sz w:val="22"/>
        </w:rPr>
        <w:t>. 0</w:t>
      </w:r>
      <w:r w:rsidR="00711E61" w:rsidRPr="00D04B3E">
        <w:rPr>
          <w:rFonts w:ascii="Cambria" w:eastAsia="돋움" w:hAnsi="Cambria"/>
          <w:spacing w:val="-5"/>
          <w:sz w:val="22"/>
        </w:rPr>
        <w:t>4</w:t>
      </w:r>
      <w:r w:rsidRPr="00D04B3E">
        <w:rPr>
          <w:rFonts w:ascii="Cambria" w:eastAsia="돋움" w:hAnsi="Cambria"/>
          <w:spacing w:val="-5"/>
          <w:sz w:val="22"/>
        </w:rPr>
        <w:t>. 2</w:t>
      </w:r>
      <w:r w:rsidR="00711E61" w:rsidRPr="00D04B3E">
        <w:rPr>
          <w:rFonts w:ascii="Cambria" w:eastAsia="돋움" w:hAnsi="Cambria"/>
          <w:spacing w:val="-5"/>
          <w:sz w:val="22"/>
        </w:rPr>
        <w:t>1</w:t>
      </w:r>
    </w:p>
    <w:p w14:paraId="02FE92DF" w14:textId="77777777" w:rsidR="00BA3CCE" w:rsidRPr="00D04B3E" w:rsidRDefault="00BA3CCE">
      <w:pPr>
        <w:pStyle w:val="a3"/>
        <w:snapToGrid w:val="0"/>
        <w:spacing w:line="312" w:lineRule="auto"/>
        <w:rPr>
          <w:rFonts w:ascii="Cambria" w:eastAsia="돋움" w:hAnsi="Cambria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:rsidRPr="00D04B3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Pr="00D04B3E" w:rsidRDefault="00000000">
            <w:pPr>
              <w:pStyle w:val="a3"/>
              <w:wordWrap/>
              <w:spacing w:line="312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z w:val="40"/>
              </w:rPr>
              <w:lastRenderedPageBreak/>
              <w:t>워크</w:t>
            </w:r>
            <w:r w:rsidRPr="00D04B3E">
              <w:rPr>
                <w:rFonts w:ascii="Cambria" w:eastAsia="돋움" w:hAnsi="Cambria"/>
                <w:sz w:val="40"/>
              </w:rPr>
              <w:t xml:space="preserve"> </w:t>
            </w:r>
            <w:r w:rsidRPr="00D04B3E">
              <w:rPr>
                <w:rFonts w:ascii="Cambria" w:eastAsia="돋움" w:hAnsi="Cambria"/>
                <w:sz w:val="40"/>
              </w:rPr>
              <w:t>북</w:t>
            </w:r>
            <w:r w:rsidRPr="00D04B3E">
              <w:rPr>
                <w:rFonts w:ascii="Cambria" w:eastAsia="돋움" w:hAnsi="Cambria"/>
                <w:sz w:val="40"/>
              </w:rPr>
              <w:t xml:space="preserve"> </w:t>
            </w:r>
          </w:p>
        </w:tc>
      </w:tr>
    </w:tbl>
    <w:p w14:paraId="3ACFE083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</w:rPr>
      </w:pPr>
    </w:p>
    <w:p w14:paraId="53E4DCED" w14:textId="77777777" w:rsidR="00BA3CCE" w:rsidRPr="00D04B3E" w:rsidRDefault="00BA3CCE">
      <w:pPr>
        <w:pStyle w:val="a3"/>
        <w:rPr>
          <w:rFonts w:ascii="Cambria" w:eastAsia="돋움" w:hAnsi="Cambria"/>
          <w:b/>
          <w:sz w:val="32"/>
        </w:rPr>
      </w:pPr>
    </w:p>
    <w:p w14:paraId="0DFC5A0D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2517520E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0AB3B8CF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2BC588E2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54211BF8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:rsidRPr="00D04B3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Pr="00D04B3E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</w:tr>
      <w:tr w:rsidR="00BA3CCE" w:rsidRPr="00D04B3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Pr="00D04B3E" w:rsidRDefault="00BA3CCE">
            <w:pPr>
              <w:pStyle w:val="a3"/>
              <w:rPr>
                <w:rFonts w:ascii="Cambria" w:eastAsia="돋움" w:hAnsi="Cambria"/>
              </w:rPr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</w:tr>
      <w:tr w:rsidR="00BA3CCE" w:rsidRPr="00D04B3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0"/>
              <w:gridCol w:w="2981"/>
              <w:gridCol w:w="2981"/>
            </w:tblGrid>
            <w:tr w:rsidR="00B342E7" w:rsidRPr="00D04B3E" w14:paraId="31E3BA56" w14:textId="77777777" w:rsidTr="00B342E7">
              <w:trPr>
                <w:trHeight w:val="570"/>
                <w:tblHeader/>
              </w:trPr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342E7" w:rsidRPr="00D04B3E" w:rsidRDefault="00B342E7">
                  <w:pPr>
                    <w:pStyle w:val="a3"/>
                    <w:wordWrap/>
                    <w:jc w:val="center"/>
                    <w:rPr>
                      <w:rFonts w:ascii="Cambria" w:eastAsia="돋움" w:hAnsi="Cambria"/>
                    </w:rPr>
                  </w:pPr>
                  <w:r w:rsidRPr="00D04B3E">
                    <w:rPr>
                      <w:rFonts w:ascii="Cambria" w:eastAsia="돋움" w:hAnsi="Cambria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C80F76F" w14:textId="77777777" w:rsidR="00B342E7" w:rsidRPr="00D04B3E" w:rsidRDefault="00B342E7">
                  <w:pPr>
                    <w:pStyle w:val="a3"/>
                    <w:wordWrap/>
                    <w:jc w:val="center"/>
                    <w:rPr>
                      <w:rFonts w:ascii="Cambria" w:eastAsia="돋움" w:hAnsi="Cambria"/>
                    </w:rPr>
                  </w:pPr>
                  <w:r w:rsidRPr="00D04B3E">
                    <w:rPr>
                      <w:rFonts w:ascii="Cambria" w:eastAsia="돋움" w:hAnsi="Cambria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0EB3E248" w:rsidR="00B342E7" w:rsidRPr="00D04B3E" w:rsidRDefault="00B342E7">
                  <w:pPr>
                    <w:pStyle w:val="a3"/>
                    <w:wordWrap/>
                    <w:jc w:val="center"/>
                    <w:rPr>
                      <w:rFonts w:ascii="Cambria" w:eastAsia="돋움" w:hAnsi="Cambria"/>
                    </w:rPr>
                  </w:pPr>
                  <w:r w:rsidRPr="00D04B3E">
                    <w:rPr>
                      <w:rFonts w:ascii="Cambria" w:eastAsia="돋움" w:hAnsi="Cambria"/>
                      <w:b/>
                      <w:sz w:val="24"/>
                    </w:rPr>
                    <w:t>PART</w:t>
                  </w:r>
                  <w:r>
                    <w:rPr>
                      <w:rFonts w:ascii="Cambria" w:eastAsia="돋움" w:hAnsi="Cambria" w:hint="eastAsia"/>
                      <w:b/>
                      <w:sz w:val="24"/>
                    </w:rPr>
                    <w:t>3</w:t>
                  </w:r>
                </w:p>
              </w:tc>
            </w:tr>
            <w:tr w:rsidR="00B342E7" w:rsidRPr="00D04B3E" w14:paraId="7B2AD912" w14:textId="77777777" w:rsidTr="00B342E7">
              <w:trPr>
                <w:trHeight w:val="2793"/>
                <w:tblHeader/>
              </w:trPr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06A5C633" w:rsidR="00B342E7" w:rsidRPr="00D04B3E" w:rsidRDefault="00B342E7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Cambria" w:eastAsia="돋움" w:hAnsi="Cambria"/>
                      <w:b/>
                      <w:bCs/>
                      <w:sz w:val="24"/>
                    </w:rPr>
                  </w:pP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CHAPTER 1 : </w:t>
                  </w:r>
                  <w:r w:rsidRPr="00071E06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Codex App </w:t>
                  </w:r>
                  <w:r w:rsidRPr="00071E06">
                    <w:rPr>
                      <w:rFonts w:ascii="Cambria" w:eastAsia="돋움" w:hAnsi="Cambria"/>
                      <w:b/>
                      <w:bCs/>
                      <w:sz w:val="24"/>
                    </w:rPr>
                    <w:t>이해하기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vAlign w:val="center"/>
                </w:tcPr>
                <w:p w14:paraId="5416D1AE" w14:textId="77777777" w:rsidR="00B342E7" w:rsidRPr="00D04B3E" w:rsidRDefault="00B342E7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Cambria" w:eastAsia="돋움" w:hAnsi="Cambria"/>
                      <w:b/>
                      <w:bCs/>
                      <w:sz w:val="24"/>
                    </w:rPr>
                  </w:pP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CHAPTER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2</w:t>
                  </w: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: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SW Dev - LLM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기반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기초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기술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1304089E" w:rsidR="00B342E7" w:rsidRPr="00D04B3E" w:rsidRDefault="00B342E7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Cambria" w:eastAsia="돋움" w:hAnsi="Cambria"/>
                      <w:b/>
                      <w:bCs/>
                      <w:sz w:val="24"/>
                    </w:rPr>
                  </w:pP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CHAPTER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3</w:t>
                  </w: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: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미니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프로젝트</w:t>
                  </w:r>
                </w:p>
              </w:tc>
            </w:tr>
          </w:tbl>
          <w:p w14:paraId="36EDBCDE" w14:textId="77777777" w:rsidR="00BA3CCE" w:rsidRPr="00D04B3E" w:rsidRDefault="00BA3CCE">
            <w:pPr>
              <w:pStyle w:val="xl178"/>
              <w:wordWrap/>
              <w:jc w:val="center"/>
              <w:rPr>
                <w:rFonts w:ascii="Cambria" w:eastAsia="돋움" w:hAnsi="Cambria"/>
              </w:rPr>
            </w:pPr>
          </w:p>
        </w:tc>
      </w:tr>
    </w:tbl>
    <w:p w14:paraId="383F97D2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</w:rPr>
      </w:pPr>
    </w:p>
    <w:p w14:paraId="7AB02675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sz w:val="32"/>
        </w:rPr>
      </w:pPr>
    </w:p>
    <w:p w14:paraId="52C0482B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color w:val="0000FF"/>
          <w:sz w:val="34"/>
        </w:rPr>
      </w:pPr>
    </w:p>
    <w:p w14:paraId="359D8897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sz w:val="34"/>
        </w:rPr>
      </w:pPr>
    </w:p>
    <w:p w14:paraId="778DE311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sz w:val="34"/>
        </w:rPr>
      </w:pPr>
    </w:p>
    <w:p w14:paraId="68CA9D92" w14:textId="36E72D2C" w:rsidR="0050547A" w:rsidRPr="00D04B3E" w:rsidRDefault="00342BE6" w:rsidP="0050547A">
      <w:pPr>
        <w:pStyle w:val="a3"/>
        <w:spacing w:line="480" w:lineRule="auto"/>
        <w:rPr>
          <w:rFonts w:ascii="Cambria" w:eastAsia="돋움" w:hAnsi="Cambria"/>
        </w:rPr>
      </w:pPr>
      <w:r w:rsidRPr="00D04B3E">
        <w:rPr>
          <w:rFonts w:ascii="Cambria" w:eastAsia="돋움" w:hAnsi="Cambria"/>
        </w:rPr>
        <w:br w:type="page"/>
      </w:r>
    </w:p>
    <w:tbl>
      <w:tblPr>
        <w:tblpPr w:vertAnchor="text" w:tblpYSpec="to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84"/>
        <w:gridCol w:w="7898"/>
      </w:tblGrid>
      <w:tr w:rsidR="0050547A" w:rsidRPr="00D04B3E" w14:paraId="367A7D22" w14:textId="77777777" w:rsidTr="00D04B3E">
        <w:trPr>
          <w:trHeight w:val="539"/>
        </w:trPr>
        <w:tc>
          <w:tcPr>
            <w:tcW w:w="5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BD7E2" w14:textId="77777777" w:rsidR="0050547A" w:rsidRPr="00D04B3E" w:rsidRDefault="0050547A" w:rsidP="0050547A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D04B3E">
              <w:rPr>
                <w:rFonts w:ascii="Cambria" w:eastAsia="돋움" w:hAnsi="Cambria"/>
                <w:b/>
                <w:bCs/>
                <w:sz w:val="48"/>
                <w:szCs w:val="48"/>
              </w:rPr>
              <w:lastRenderedPageBreak/>
              <w:t>1</w:t>
            </w:r>
          </w:p>
        </w:tc>
        <w:tc>
          <w:tcPr>
            <w:tcW w:w="15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5DDE2" w14:textId="77777777" w:rsidR="0050547A" w:rsidRPr="00D04B3E" w:rsidRDefault="0050547A" w:rsidP="0050547A">
            <w:pPr>
              <w:pStyle w:val="a3"/>
              <w:snapToGrid w:val="0"/>
              <w:spacing w:line="480" w:lineRule="auto"/>
              <w:rPr>
                <w:rFonts w:ascii="Cambria" w:eastAsia="돋움" w:hAnsi="Cambria"/>
              </w:rPr>
            </w:pPr>
          </w:p>
        </w:tc>
        <w:tc>
          <w:tcPr>
            <w:tcW w:w="425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DE657" w14:textId="438D6601" w:rsidR="0050547A" w:rsidRPr="00D04B3E" w:rsidRDefault="00071E06" w:rsidP="0050547A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Codex App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이해하기</w:t>
            </w:r>
          </w:p>
        </w:tc>
      </w:tr>
    </w:tbl>
    <w:p w14:paraId="141F5FEA" w14:textId="77777777" w:rsidR="0050547A" w:rsidRPr="00D04B3E" w:rsidRDefault="0050547A" w:rsidP="0050547A">
      <w:pPr>
        <w:pStyle w:val="a3"/>
        <w:spacing w:line="480" w:lineRule="auto"/>
        <w:rPr>
          <w:rFonts w:ascii="Cambria" w:eastAsia="돋움" w:hAnsi="Cambria"/>
        </w:rPr>
      </w:pPr>
    </w:p>
    <w:p w14:paraId="6AA428F3" w14:textId="77777777" w:rsidR="00D04B3E" w:rsidRPr="00D04B3E" w:rsidRDefault="00D04B3E" w:rsidP="00D04B3E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D04B3E" w:rsidRPr="00D04B3E" w14:paraId="5E446F52" w14:textId="77777777" w:rsidTr="00D04B3E">
        <w:trPr>
          <w:trHeight w:val="368"/>
        </w:trPr>
        <w:tc>
          <w:tcPr>
            <w:tcW w:w="720" w:type="pct"/>
            <w:vMerge w:val="restart"/>
          </w:tcPr>
          <w:p w14:paraId="36C3F1E2" w14:textId="58766ACF" w:rsidR="00D04B3E" w:rsidRPr="00D04B3E" w:rsidRDefault="00D04B3E" w:rsidP="00FE3A5D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16232B65" w14:textId="4349B3FE" w:rsidR="00D04B3E" w:rsidRPr="00D04B3E" w:rsidRDefault="00071E06" w:rsidP="00FE3A5D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시작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전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준비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—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계정과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환경</w:t>
            </w:r>
          </w:p>
        </w:tc>
      </w:tr>
      <w:tr w:rsidR="00D04B3E" w:rsidRPr="00D04B3E" w14:paraId="1C4119F3" w14:textId="77777777" w:rsidTr="00D04B3E">
        <w:trPr>
          <w:trHeight w:val="367"/>
        </w:trPr>
        <w:tc>
          <w:tcPr>
            <w:tcW w:w="720" w:type="pct"/>
            <w:vMerge/>
          </w:tcPr>
          <w:p w14:paraId="6FE74098" w14:textId="77777777" w:rsidR="00D04B3E" w:rsidRPr="00D04B3E" w:rsidRDefault="00D04B3E" w:rsidP="00FE3A5D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4E4D0541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Cambria" w:eastAsia="돋움" w:hAnsi="Cambria" w:hint="eastAsia"/>
                <w:bCs/>
                <w:szCs w:val="20"/>
              </w:rPr>
              <w:t>사전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점검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체크리스트</w:t>
            </w:r>
          </w:p>
          <w:p w14:paraId="7BCF7CFB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ChatGPT/OpenAI </w:t>
            </w:r>
            <w:r w:rsidRPr="00071E06">
              <w:rPr>
                <w:rFonts w:ascii="Cambria" w:eastAsia="돋움" w:hAnsi="Cambria"/>
                <w:bCs/>
                <w:szCs w:val="20"/>
              </w:rPr>
              <w:t>계정으로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로그인할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수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있다</w:t>
            </w:r>
          </w:p>
          <w:p w14:paraId="61FA9860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GitHub </w:t>
            </w:r>
            <w:r w:rsidRPr="00071E06">
              <w:rPr>
                <w:rFonts w:ascii="Cambria" w:eastAsia="돋움" w:hAnsi="Cambria"/>
                <w:bCs/>
                <w:szCs w:val="20"/>
              </w:rPr>
              <w:t>계정이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있고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proofErr w:type="spellStart"/>
            <w:r w:rsidRPr="00071E06">
              <w:rPr>
                <w:rFonts w:ascii="Cambria" w:eastAsia="돋움" w:hAnsi="Cambria"/>
                <w:bCs/>
                <w:szCs w:val="20"/>
              </w:rPr>
              <w:t>로그인된다</w:t>
            </w:r>
            <w:proofErr w:type="spellEnd"/>
          </w:p>
          <w:p w14:paraId="65B489FE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Cloudflare</w:t>
            </w:r>
            <w:r w:rsidRPr="00071E06">
              <w:rPr>
                <w:rFonts w:ascii="Cambria" w:eastAsia="돋움" w:hAnsi="Cambria"/>
                <w:bCs/>
                <w:szCs w:val="20"/>
              </w:rPr>
              <w:t>에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로그인할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수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있다</w:t>
            </w:r>
          </w:p>
          <w:p w14:paraId="5A1EBD6C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터미널에서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node -v </w:t>
            </w:r>
            <w:r w:rsidRPr="00071E06">
              <w:rPr>
                <w:rFonts w:ascii="Cambria" w:eastAsia="돋움" w:hAnsi="Cambria"/>
                <w:bCs/>
                <w:szCs w:val="20"/>
              </w:rPr>
              <w:t>가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버전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숫자를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출력한다</w:t>
            </w:r>
          </w:p>
          <w:p w14:paraId="15A5FF55" w14:textId="6855C481" w:rsidR="00D04B3E" w:rsidRPr="00D04B3E" w:rsidRDefault="00071E06" w:rsidP="00071E0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터미널에서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git --version </w:t>
            </w:r>
            <w:r w:rsidRPr="00071E06">
              <w:rPr>
                <w:rFonts w:ascii="Cambria" w:eastAsia="돋움" w:hAnsi="Cambria"/>
                <w:bCs/>
                <w:szCs w:val="20"/>
              </w:rPr>
              <w:t>가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버전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숫자를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출력한다</w:t>
            </w:r>
          </w:p>
        </w:tc>
      </w:tr>
    </w:tbl>
    <w:p w14:paraId="192D7EEE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6AA4137B" w14:textId="77777777" w:rsidR="00917AE4" w:rsidRDefault="00917AE4" w:rsidP="00917AE4">
      <w:pPr>
        <w:pStyle w:val="10"/>
        <w:spacing w:before="320" w:after="140"/>
      </w:pPr>
      <w:bookmarkStart w:id="1" w:name="_Toc237702103"/>
      <w:r>
        <w:rPr>
          <w:b/>
          <w:bCs/>
          <w:color w:val="6B5B3E"/>
          <w:sz w:val="30"/>
          <w:szCs w:val="30"/>
        </w:rPr>
        <w:t>Part 1. Codex 전체 기술 지도 개관</w:t>
      </w:r>
      <w:bookmarkEnd w:id="1"/>
    </w:p>
    <w:p w14:paraId="338C3777" w14:textId="77777777" w:rsidR="00917AE4" w:rsidRDefault="00917AE4" w:rsidP="00917AE4">
      <w:pPr>
        <w:spacing w:after="120"/>
      </w:pPr>
      <w:r>
        <w:t xml:space="preserve">Codex는 ‘터미널·에디터에서 실제로 코드를 읽고, 고치고, 명령을 실행하는 코딩 에이전트’입니다. 단순히 코드를 보여 주는 </w:t>
      </w:r>
      <w:proofErr w:type="spellStart"/>
      <w:r>
        <w:t>챗봇이</w:t>
      </w:r>
      <w:proofErr w:type="spellEnd"/>
      <w:r>
        <w:t xml:space="preserve"> 아니라, 여러분의 프로젝트 폴더 안에서 파일을 직접 수정하고 테스트까지 돌립니다. 그래서 ‘무엇을 시키느냐(프롬프트)’, ‘무엇을 보여 주느냐(컨텍스트)’, ‘어떤 검증 틀 안에서 일하게 하느냐(</w:t>
      </w:r>
      <w:proofErr w:type="spellStart"/>
      <w:r>
        <w:t>하네스</w:t>
      </w:r>
      <w:proofErr w:type="spellEnd"/>
      <w:r>
        <w:t>)’가 결과 품질을 좌우합니다.</w:t>
      </w:r>
    </w:p>
    <w:p w14:paraId="2538ABA5" w14:textId="77777777" w:rsidR="00917AE4" w:rsidRDefault="00917AE4" w:rsidP="00917AE4">
      <w:pPr>
        <w:pStyle w:val="20"/>
        <w:spacing w:before="240" w:after="110"/>
      </w:pPr>
      <w:bookmarkStart w:id="2" w:name="_Toc237702104"/>
      <w:r>
        <w:rPr>
          <w:b/>
          <w:bCs/>
          <w:color w:val="3A3222"/>
          <w:sz w:val="25"/>
          <w:szCs w:val="25"/>
        </w:rPr>
        <w:t>1-1. 네 개의 큰 축</w:t>
      </w:r>
      <w:bookmarkEnd w:id="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00"/>
        <w:gridCol w:w="2220"/>
      </w:tblGrid>
      <w:tr w:rsidR="00917AE4" w14:paraId="56761024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DA380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축</w:t>
            </w:r>
          </w:p>
        </w:tc>
        <w:tc>
          <w:tcPr>
            <w:tcW w:w="5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60EB6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무엇인가</w:t>
            </w:r>
          </w:p>
        </w:tc>
        <w:tc>
          <w:tcPr>
            <w:tcW w:w="2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F3236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교재에서 다루는 곳</w:t>
            </w:r>
          </w:p>
        </w:tc>
      </w:tr>
      <w:tr w:rsidR="00917AE4" w14:paraId="740DC37F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61CB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모델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8074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코드를 생성·추론하는 AI 엔진(gpt-5.x-codex 계열)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ADE4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2</w:t>
            </w:r>
          </w:p>
        </w:tc>
      </w:tr>
      <w:tr w:rsidR="00917AE4" w14:paraId="3BA49F93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1D57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 방식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66F6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Codex를 '어디서' 쓰는가 — App · IDE 확장 · CLI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D697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2</w:t>
            </w:r>
          </w:p>
        </w:tc>
      </w:tr>
      <w:tr w:rsidR="00917AE4" w14:paraId="49149D96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AA8F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지시·권한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0C80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AGENTS.md(규칙) · Sandbox(범위) · Approvals(승인)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756A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5</w:t>
            </w:r>
          </w:p>
        </w:tc>
      </w:tr>
      <w:tr w:rsidR="00917AE4" w14:paraId="0CDA56A7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5790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2018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빌드·테스트·배포·로그로 결과를 '검증'하는 틀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0BC0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6</w:t>
            </w:r>
          </w:p>
        </w:tc>
      </w:tr>
    </w:tbl>
    <w:p w14:paraId="2F3AECAE" w14:textId="77777777" w:rsidR="00917AE4" w:rsidRDefault="00917AE4" w:rsidP="00917AE4">
      <w:pPr>
        <w:pStyle w:val="20"/>
        <w:spacing w:before="240" w:after="110"/>
      </w:pPr>
      <w:bookmarkStart w:id="3" w:name="_Toc237702105"/>
      <w:r>
        <w:rPr>
          <w:b/>
          <w:bCs/>
          <w:color w:val="3A3222"/>
          <w:sz w:val="25"/>
          <w:szCs w:val="25"/>
        </w:rPr>
        <w:lastRenderedPageBreak/>
        <w:t>1-2. 핵심 용어 미리 보기</w:t>
      </w:r>
      <w:bookmarkEnd w:id="3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917AE4" w14:paraId="1E140D4E" w14:textId="77777777" w:rsidTr="008378BD">
        <w:trPr>
          <w:tblHeader/>
        </w:trPr>
        <w:tc>
          <w:tcPr>
            <w:tcW w:w="2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A8E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용어</w:t>
            </w:r>
          </w:p>
        </w:tc>
        <w:tc>
          <w:tcPr>
            <w:tcW w:w="6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A69A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한 줄 설명</w:t>
            </w:r>
          </w:p>
        </w:tc>
      </w:tr>
      <w:tr w:rsidR="00917AE4" w14:paraId="487678AA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F277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Prompt(프롬프트)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956D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Codex에게 시키는 자연어 지시. 작게 쪼개고, 검증 방법을 함께 준다.</w:t>
            </w:r>
          </w:p>
        </w:tc>
      </w:tr>
      <w:tr w:rsidR="00917AE4" w14:paraId="664C7AB7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FDF7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Context(컨텍스트)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C733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참고하는 정보(파일·이미지·이전 대화·AGENTS.md). 모델의 '작업 기억'.</w:t>
            </w:r>
          </w:p>
        </w:tc>
      </w:tr>
      <w:tr w:rsidR="00917AE4" w14:paraId="2C9516CF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C9CB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5EBD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프로젝트의 상시 규칙 문서. 모든 작업 전에 Codex가 먼저 읽는다.</w:t>
            </w:r>
          </w:p>
        </w:tc>
      </w:tr>
      <w:tr w:rsidR="00917AE4" w14:paraId="652E9C8C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8C12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Harness(</w:t>
            </w: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74A6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Codex의 작업을 감싸는 검증·안전 장치(빌드/테스트/</w:t>
            </w:r>
            <w:proofErr w:type="spellStart"/>
            <w:r>
              <w:rPr>
                <w:color w:val="000000"/>
                <w:sz w:val="21"/>
                <w:szCs w:val="21"/>
              </w:rPr>
              <w:t>린트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).</w:t>
            </w:r>
          </w:p>
        </w:tc>
      </w:tr>
      <w:tr w:rsidR="00917AE4" w14:paraId="0A45C05E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8912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Sandbox(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6883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파일을 쓰거나 네트워크를 쓸 수 있는 '기술적 범위'.</w:t>
            </w:r>
          </w:p>
        </w:tc>
      </w:tr>
      <w:tr w:rsidR="00917AE4" w14:paraId="5CBA0E23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183B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Approvals(승인)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67B0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위험한 행동 전에 사람에게 물어보게 하는 '정책'.</w:t>
            </w:r>
          </w:p>
        </w:tc>
      </w:tr>
      <w:tr w:rsidR="00917AE4" w14:paraId="613B3885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D2BB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Thread(스레드)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2942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하나의 작업 세션. 여러 프롬프트가 이어진 대화.</w:t>
            </w:r>
          </w:p>
        </w:tc>
      </w:tr>
      <w:tr w:rsidR="00917AE4" w14:paraId="36066806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42CA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MCP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27A9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Codex에 외부 도구(GitHub 등)를 연결하는 표준 규약.</w:t>
            </w:r>
          </w:p>
        </w:tc>
      </w:tr>
    </w:tbl>
    <w:p w14:paraId="2ED16E3F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C1C05F2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F25F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지도부터 머릿속에 그리기</w:t>
            </w:r>
          </w:p>
          <w:p w14:paraId="2FE0BF6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지금 모든 용어를 외울 필요는 없습니다. 각 용어는 해당 Part에서 직접 만들어 보며 익힙니다. ‘프롬프트 → 컨텍스트 → 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>’ 세 가지가 이 과정의 뼈대라는 점만 기억하세요.</w:t>
            </w:r>
          </w:p>
        </w:tc>
      </w:tr>
    </w:tbl>
    <w:p w14:paraId="3A1CF6D9" w14:textId="77777777" w:rsidR="00917AE4" w:rsidRDefault="00917AE4" w:rsidP="00917AE4">
      <w:r>
        <w:br w:type="page"/>
      </w:r>
    </w:p>
    <w:p w14:paraId="6CC8332C" w14:textId="72B025B9" w:rsidR="00570F52" w:rsidRPr="00917AE4" w:rsidRDefault="00570F52">
      <w:pPr>
        <w:spacing w:after="160"/>
        <w:rPr>
          <w:rFonts w:ascii="Cambria" w:eastAsia="돋움" w:hAnsi="Cambria"/>
          <w:sz w:val="20"/>
          <w:szCs w:val="20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570F52" w:rsidRPr="00D04B3E" w14:paraId="70402D7B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16802E85" w14:textId="77777777" w:rsidR="00570F52" w:rsidRPr="00D04B3E" w:rsidRDefault="00570F52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4E8570AB" w14:textId="3E5C7C6E" w:rsidR="00570F52" w:rsidRPr="00D04B3E" w:rsidRDefault="00570F52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사용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방식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(</w:t>
            </w:r>
            <w:proofErr w:type="spellStart"/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App·IDE·CLI</w:t>
            </w:r>
            <w:proofErr w:type="spellEnd"/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)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과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 xml:space="preserve"> Codex App </w:t>
            </w:r>
            <w:r>
              <w:rPr>
                <w:rFonts w:ascii="Cambria" w:eastAsia="돋움" w:hAnsi="Cambria" w:hint="eastAsia"/>
                <w:b/>
                <w:sz w:val="28"/>
                <w:szCs w:val="28"/>
              </w:rPr>
              <w:t>이해</w:t>
            </w:r>
          </w:p>
        </w:tc>
      </w:tr>
      <w:tr w:rsidR="00570F52" w:rsidRPr="00D04B3E" w14:paraId="7E75A8C9" w14:textId="77777777" w:rsidTr="00097AF6">
        <w:trPr>
          <w:trHeight w:val="367"/>
        </w:trPr>
        <w:tc>
          <w:tcPr>
            <w:tcW w:w="720" w:type="pct"/>
            <w:vMerge/>
          </w:tcPr>
          <w:p w14:paraId="691DADF5" w14:textId="77777777" w:rsidR="00570F52" w:rsidRPr="00D04B3E" w:rsidRDefault="00570F52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03F835D2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Codex App</w:t>
            </w:r>
            <w:r w:rsidRPr="00570F52">
              <w:rPr>
                <w:rFonts w:ascii="Cambria" w:eastAsia="돋움" w:hAnsi="Cambria"/>
                <w:bCs/>
                <w:szCs w:val="20"/>
              </w:rPr>
              <w:t>에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로그인했다</w:t>
            </w:r>
          </w:p>
          <w:p w14:paraId="64356605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연습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폴더를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앱에서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열었다</w:t>
            </w:r>
          </w:p>
          <w:p w14:paraId="6F97B883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hello.txt </w:t>
            </w:r>
            <w:r w:rsidRPr="00570F52">
              <w:rPr>
                <w:rFonts w:ascii="Cambria" w:eastAsia="돋움" w:hAnsi="Cambria"/>
                <w:bCs/>
                <w:szCs w:val="20"/>
              </w:rPr>
              <w:t>가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생성되고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내용이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보인다</w:t>
            </w:r>
          </w:p>
          <w:p w14:paraId="2A8E6C9B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34E94941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74AC1F5F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사이드바에서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‘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사이트</w:t>
            </w:r>
            <w:r w:rsidRPr="00570F52">
              <w:rPr>
                <w:rFonts w:ascii="Cambria" w:eastAsia="돋움" w:hAnsi="Cambria"/>
                <w:bCs/>
                <w:szCs w:val="20"/>
              </w:rPr>
              <w:t>’</w:t>
            </w:r>
            <w:proofErr w:type="spellStart"/>
            <w:r w:rsidRPr="00570F52">
              <w:rPr>
                <w:rFonts w:ascii="Cambria" w:eastAsia="돋움" w:hAnsi="Cambria"/>
                <w:bCs/>
                <w:szCs w:val="20"/>
              </w:rPr>
              <w:t>를</w:t>
            </w:r>
            <w:proofErr w:type="spellEnd"/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0A3C7AC6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프롬프트로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랜딩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페이지의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검토용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버전을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만들었다</w:t>
            </w:r>
          </w:p>
          <w:p w14:paraId="4D3EA9C3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미리보기로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화면을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확인하고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570F52">
              <w:rPr>
                <w:rFonts w:ascii="Cambria" w:eastAsia="돋움" w:hAnsi="Cambria"/>
                <w:bCs/>
                <w:szCs w:val="20"/>
              </w:rPr>
              <w:t>배포</w:t>
            </w:r>
            <w:r w:rsidRPr="00570F52">
              <w:rPr>
                <w:rFonts w:ascii="Cambria" w:eastAsia="돋움" w:hAnsi="Cambria"/>
                <w:bCs/>
                <w:szCs w:val="20"/>
              </w:rPr>
              <w:t>/</w:t>
            </w:r>
            <w:r w:rsidRPr="00570F52">
              <w:rPr>
                <w:rFonts w:ascii="Cambria" w:eastAsia="돋움" w:hAnsi="Cambria"/>
                <w:bCs/>
                <w:szCs w:val="20"/>
              </w:rPr>
              <w:t>공유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방법을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이해했다</w:t>
            </w:r>
          </w:p>
          <w:p w14:paraId="780381A4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39916EAF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1B4FFE07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사이드바의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‘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’ </w:t>
            </w:r>
            <w:r w:rsidRPr="00570F52">
              <w:rPr>
                <w:rFonts w:ascii="Cambria" w:eastAsia="돋움" w:hAnsi="Cambria"/>
                <w:bCs/>
                <w:szCs w:val="20"/>
              </w:rPr>
              <w:t>화면을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66D10CD6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간단한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proofErr w:type="spellStart"/>
            <w:r w:rsidRPr="00570F52">
              <w:rPr>
                <w:rFonts w:ascii="Cambria" w:eastAsia="돋움" w:hAnsi="Cambria"/>
                <w:bCs/>
                <w:szCs w:val="20"/>
              </w:rPr>
              <w:t>리마인더를</w:t>
            </w:r>
            <w:proofErr w:type="spellEnd"/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하나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7CE653B7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독립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대화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속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차이를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이해했다</w:t>
            </w:r>
          </w:p>
          <w:p w14:paraId="2B269BDA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0335C427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사이드바의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‘</w:t>
            </w:r>
            <w:r w:rsidRPr="00570F52">
              <w:rPr>
                <w:rFonts w:ascii="Cambria" w:eastAsia="돋움" w:hAnsi="Cambria"/>
                <w:bCs/>
                <w:szCs w:val="20"/>
              </w:rPr>
              <w:t>플러그인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’ </w:t>
            </w:r>
            <w:r w:rsidRPr="00570F52">
              <w:rPr>
                <w:rFonts w:ascii="Cambria" w:eastAsia="돋움" w:hAnsi="Cambria"/>
                <w:bCs/>
                <w:szCs w:val="20"/>
              </w:rPr>
              <w:t>디렉터리를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40B2CA5C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기본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플러그인</w:t>
            </w:r>
            <w:r w:rsidRPr="00570F52">
              <w:rPr>
                <w:rFonts w:ascii="Cambria" w:eastAsia="돋움" w:hAnsi="Cambria"/>
                <w:bCs/>
                <w:szCs w:val="20"/>
              </w:rPr>
              <w:t>(</w:t>
            </w:r>
            <w:r w:rsidRPr="00570F52">
              <w:rPr>
                <w:rFonts w:ascii="Cambria" w:eastAsia="돋움" w:hAnsi="Cambria"/>
                <w:bCs/>
                <w:szCs w:val="20"/>
              </w:rPr>
              <w:t>예</w:t>
            </w:r>
            <w:r w:rsidRPr="00570F52">
              <w:rPr>
                <w:rFonts w:ascii="Cambria" w:eastAsia="돋움" w:hAnsi="Cambria"/>
                <w:bCs/>
                <w:szCs w:val="20"/>
              </w:rPr>
              <w:t>: Spreadsheets)</w:t>
            </w:r>
            <w:r w:rsidRPr="00570F52">
              <w:rPr>
                <w:rFonts w:ascii="Cambria" w:eastAsia="돋움" w:hAnsi="Cambria"/>
                <w:bCs/>
                <w:szCs w:val="20"/>
              </w:rPr>
              <w:t>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사용해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결과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파일을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만들었다</w:t>
            </w:r>
          </w:p>
          <w:p w14:paraId="02918BFE" w14:textId="77777777" w:rsidR="00570F52" w:rsidRDefault="00570F52" w:rsidP="00570F52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플러그인이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어디서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오고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570F52">
              <w:rPr>
                <w:rFonts w:ascii="Cambria" w:eastAsia="돋움" w:hAnsi="Cambria"/>
                <w:bCs/>
                <w:szCs w:val="20"/>
              </w:rPr>
              <w:t>언제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사용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가능해지는지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이해했다</w:t>
            </w:r>
          </w:p>
          <w:p w14:paraId="33FB5FB5" w14:textId="77777777" w:rsidR="00C517DA" w:rsidRDefault="00C517DA" w:rsidP="00570F52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  <w:p w14:paraId="30D22662" w14:textId="77777777" w:rsidR="00C517DA" w:rsidRPr="00C517DA" w:rsidRDefault="00C517DA" w:rsidP="00C517DA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09173906" w14:textId="77777777" w:rsidR="00C517DA" w:rsidRPr="00C517DA" w:rsidRDefault="00C517DA" w:rsidP="00C517DA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C517DA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12</w:t>
            </w:r>
            <w:r w:rsidRPr="00C517DA">
              <w:rPr>
                <w:rFonts w:ascii="Cambria" w:eastAsia="돋움" w:hAnsi="Cambria"/>
                <w:bCs/>
                <w:szCs w:val="20"/>
              </w:rPr>
              <w:t>가지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유형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중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3</w:t>
            </w:r>
            <w:r w:rsidRPr="00C517DA">
              <w:rPr>
                <w:rFonts w:ascii="Cambria" w:eastAsia="돋움" w:hAnsi="Cambria"/>
                <w:bCs/>
                <w:szCs w:val="20"/>
              </w:rPr>
              <w:t>가지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이상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직접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실행해봤다</w:t>
            </w:r>
          </w:p>
          <w:p w14:paraId="5AF3503A" w14:textId="77777777" w:rsidR="00C517DA" w:rsidRPr="00C517DA" w:rsidRDefault="00C517DA" w:rsidP="00C517DA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C517DA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예시의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폴더</w:t>
            </w:r>
            <w:r w:rsidRPr="00C517DA">
              <w:rPr>
                <w:rFonts w:ascii="Cambria" w:eastAsia="돋움" w:hAnsi="Cambria"/>
                <w:bCs/>
                <w:szCs w:val="20"/>
              </w:rPr>
              <w:t>/</w:t>
            </w:r>
            <w:r w:rsidRPr="00C517DA">
              <w:rPr>
                <w:rFonts w:ascii="Cambria" w:eastAsia="돋움" w:hAnsi="Cambria"/>
                <w:bCs/>
                <w:szCs w:val="20"/>
              </w:rPr>
              <w:t>파일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경로를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내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컴퓨터의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실제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경로로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바꿔서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다시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시도해봤다</w:t>
            </w:r>
          </w:p>
          <w:p w14:paraId="4D6D8AE1" w14:textId="4359B1FD" w:rsidR="00C517DA" w:rsidRPr="00D04B3E" w:rsidRDefault="00C517DA" w:rsidP="00C517DA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C517DA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결과물</w:t>
            </w:r>
            <w:r w:rsidRPr="00C517DA">
              <w:rPr>
                <w:rFonts w:ascii="Cambria" w:eastAsia="돋움" w:hAnsi="Cambria"/>
                <w:bCs/>
                <w:szCs w:val="20"/>
              </w:rPr>
              <w:t>(</w:t>
            </w:r>
            <w:r w:rsidRPr="00C517DA">
              <w:rPr>
                <w:rFonts w:ascii="Cambria" w:eastAsia="돋움" w:hAnsi="Cambria"/>
                <w:bCs/>
                <w:szCs w:val="20"/>
              </w:rPr>
              <w:t>문서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C517DA">
              <w:rPr>
                <w:rFonts w:ascii="Cambria" w:eastAsia="돋움" w:hAnsi="Cambria"/>
                <w:bCs/>
                <w:szCs w:val="20"/>
              </w:rPr>
              <w:t>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C517DA">
              <w:rPr>
                <w:rFonts w:ascii="Cambria" w:eastAsia="돋움" w:hAnsi="Cambria"/>
                <w:bCs/>
                <w:szCs w:val="20"/>
              </w:rPr>
              <w:t>이미지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C517DA">
              <w:rPr>
                <w:rFonts w:ascii="Cambria" w:eastAsia="돋움" w:hAnsi="Cambria"/>
                <w:bCs/>
                <w:szCs w:val="20"/>
              </w:rPr>
              <w:t>텍스트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파일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등</w:t>
            </w:r>
            <w:r w:rsidRPr="00C517DA">
              <w:rPr>
                <w:rFonts w:ascii="Cambria" w:eastAsia="돋움" w:hAnsi="Cambria"/>
                <w:bCs/>
                <w:szCs w:val="20"/>
              </w:rPr>
              <w:t>)</w:t>
            </w:r>
            <w:r w:rsidRPr="00C517DA">
              <w:rPr>
                <w:rFonts w:ascii="Cambria" w:eastAsia="돋움" w:hAnsi="Cambria"/>
                <w:bCs/>
                <w:szCs w:val="20"/>
              </w:rPr>
              <w:t>을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직접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열어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확인했다</w:t>
            </w:r>
          </w:p>
        </w:tc>
      </w:tr>
    </w:tbl>
    <w:p w14:paraId="02D91911" w14:textId="77777777" w:rsidR="00570F52" w:rsidRDefault="00570F52" w:rsidP="00570F52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162CB272" w14:textId="77777777" w:rsidR="00570F52" w:rsidRPr="00570F52" w:rsidRDefault="00570F52" w:rsidP="00A96558">
      <w:pPr>
        <w:spacing w:after="160"/>
        <w:jc w:val="both"/>
        <w:rPr>
          <w:rFonts w:ascii="Cambria" w:eastAsia="돋움" w:hAnsi="Cambria"/>
          <w:sz w:val="20"/>
          <w:szCs w:val="20"/>
        </w:rPr>
      </w:pPr>
    </w:p>
    <w:p w14:paraId="440EE549" w14:textId="77777777" w:rsidR="00917AE4" w:rsidRDefault="00917AE4" w:rsidP="00917AE4">
      <w:pPr>
        <w:pStyle w:val="10"/>
        <w:spacing w:before="320" w:after="140"/>
      </w:pPr>
      <w:bookmarkStart w:id="4" w:name="_Toc237702106"/>
      <w:r>
        <w:rPr>
          <w:b/>
          <w:bCs/>
          <w:color w:val="6B5B3E"/>
          <w:sz w:val="30"/>
          <w:szCs w:val="30"/>
        </w:rPr>
        <w:lastRenderedPageBreak/>
        <w:t>Part 2. 사용 방식(</w:t>
      </w:r>
      <w:proofErr w:type="spellStart"/>
      <w:r>
        <w:rPr>
          <w:b/>
          <w:bCs/>
          <w:color w:val="6B5B3E"/>
          <w:sz w:val="30"/>
          <w:szCs w:val="30"/>
        </w:rPr>
        <w:t>App·IDE·CLI</w:t>
      </w:r>
      <w:proofErr w:type="spellEnd"/>
      <w:r>
        <w:rPr>
          <w:b/>
          <w:bCs/>
          <w:color w:val="6B5B3E"/>
          <w:sz w:val="30"/>
          <w:szCs w:val="30"/>
        </w:rPr>
        <w:t>)과 Codex App 설치</w:t>
      </w:r>
      <w:bookmarkEnd w:id="4"/>
    </w:p>
    <w:p w14:paraId="0A7F0D58" w14:textId="77777777" w:rsidR="00917AE4" w:rsidRDefault="00917AE4" w:rsidP="00917AE4">
      <w:pPr>
        <w:spacing w:after="120"/>
      </w:pPr>
      <w:r>
        <w:t>Codex는 App · IDE 확장 · CLI 세 가지 방식으로 쓸 수 있는데, 어떤 방식으로 쓰든 실제로 일하는 AI 모델은 똑같습니다. 이 과정에서는 화면으로 진행 상황을 바로 확인하고, 승인·미리보기·클라우드 작업까지 한곳에서 다룰 수 있는 Codex App을 메인으로 실습합니다. 사용 방식이 달라도 프롬프트·컨텍스트·</w:t>
      </w:r>
      <w:proofErr w:type="spellStart"/>
      <w:r>
        <w:t>하네스의</w:t>
      </w:r>
      <w:proofErr w:type="spellEnd"/>
      <w:r>
        <w:t xml:space="preserve"> 원리는 그대로 적용됩니다.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00"/>
        <w:gridCol w:w="2420"/>
      </w:tblGrid>
      <w:tr w:rsidR="00917AE4" w14:paraId="396B715E" w14:textId="77777777" w:rsidTr="008378BD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FAB0E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사용 방식</w:t>
            </w:r>
          </w:p>
        </w:tc>
        <w:tc>
          <w:tcPr>
            <w:tcW w:w="5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219D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특징</w:t>
            </w:r>
          </w:p>
        </w:tc>
        <w:tc>
          <w:tcPr>
            <w:tcW w:w="2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7350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언제 쓰나</w:t>
            </w:r>
          </w:p>
        </w:tc>
      </w:tr>
      <w:tr w:rsidR="00917AE4" w14:paraId="0A0FE8C4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8F2B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4794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독립 데스크톱/웹 앱. </w:t>
            </w:r>
            <w:proofErr w:type="spellStart"/>
            <w:r>
              <w:rPr>
                <w:color w:val="000000"/>
                <w:sz w:val="21"/>
                <w:szCs w:val="21"/>
              </w:rPr>
              <w:t>인앱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브라우저·변경 미리보기·승인 UI·클라우드 작업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E4D8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 과정의 메인 실습</w:t>
            </w:r>
          </w:p>
        </w:tc>
      </w:tr>
      <w:tr w:rsidR="00917AE4" w14:paraId="483B76B2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162B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IDE 확장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4290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VS Code 등 에디터에 통합. 열린 파일·선택 영역을 자동 컨텍스트화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777C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작성 중 즉시 도움</w:t>
            </w:r>
          </w:p>
        </w:tc>
      </w:tr>
      <w:tr w:rsidR="00917AE4" w14:paraId="0FC1E6BB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55D5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CLI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986F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 기반. 스크립트/CI 자동화에 적합(Rust로 작성되어 가볍고 빠름)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AFDA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자동화·보조</w:t>
            </w:r>
          </w:p>
        </w:tc>
      </w:tr>
    </w:tbl>
    <w:p w14:paraId="1CBD5F8A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33189F1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06EF2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왜 App을 메인으로 쓰나요?</w:t>
            </w:r>
          </w:p>
          <w:p w14:paraId="2D12541C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App은 Codex가 제안한 파일 변경을 ‘diff(전/후 비교)’로 눈으로 확인하고 버튼으로 승인할 수 있어 입문자에게 안전합니다. 또 </w:t>
            </w:r>
            <w:proofErr w:type="spellStart"/>
            <w:r>
              <w:rPr>
                <w:sz w:val="21"/>
                <w:szCs w:val="21"/>
              </w:rPr>
              <w:t>인앱</w:t>
            </w:r>
            <w:proofErr w:type="spellEnd"/>
            <w:r>
              <w:rPr>
                <w:sz w:val="21"/>
                <w:szCs w:val="21"/>
              </w:rPr>
              <w:t xml:space="preserve"> 브라우저로 만든 웹을 바로 열어 보고, 오래 걸리는 작업은 클라우드에 맡길 수도 있습니다. CLI는 같은 AI 모델을 쓰므로, 자동화가 필요할 때 보조로 함께 익힙니다.</w:t>
            </w:r>
          </w:p>
        </w:tc>
      </w:tr>
    </w:tbl>
    <w:p w14:paraId="0E85BF3E" w14:textId="77777777" w:rsidR="00917AE4" w:rsidRDefault="00917AE4" w:rsidP="00917AE4">
      <w:pPr>
        <w:pStyle w:val="20"/>
        <w:spacing w:before="240" w:after="110"/>
      </w:pPr>
      <w:bookmarkStart w:id="5" w:name="_Toc237702107"/>
      <w:r>
        <w:rPr>
          <w:b/>
          <w:bCs/>
          <w:color w:val="3A3222"/>
          <w:sz w:val="25"/>
          <w:szCs w:val="25"/>
        </w:rPr>
        <w:t>2-1. ▶ 실습: Codex App 설치 및 로그인</w:t>
      </w:r>
      <w:bookmarkEnd w:id="5"/>
    </w:p>
    <w:p w14:paraId="3C065516" w14:textId="77777777" w:rsidR="00917AE4" w:rsidRDefault="00917AE4" w:rsidP="00917AE4">
      <w:pPr>
        <w:spacing w:after="120"/>
      </w:pPr>
      <w:r>
        <w:t xml:space="preserve">Codex App은 </w:t>
      </w:r>
      <w:hyperlink r:id="rId7" w:history="1">
        <w:r>
          <w:rPr>
            <w:rStyle w:val="aff2"/>
          </w:rPr>
          <w:t>https://openai.com/ko-KR/</w:t>
        </w:r>
      </w:hyperlink>
      <w:r>
        <w:rPr>
          <w:rFonts w:hint="eastAsia"/>
        </w:rPr>
        <w:t xml:space="preserve">에서 </w:t>
      </w:r>
      <w:r>
        <w:t xml:space="preserve">Codex 데스크톱 앱을 </w:t>
      </w:r>
      <w:proofErr w:type="spellStart"/>
      <w:r>
        <w:t>내려받아</w:t>
      </w:r>
      <w:proofErr w:type="spellEnd"/>
      <w:r>
        <w:t xml:space="preserve"> 설치합니다.</w:t>
      </w:r>
    </w:p>
    <w:p w14:paraId="59FB033C" w14:textId="73F79B4D" w:rsidR="00917AE4" w:rsidRDefault="00000000" w:rsidP="00917AE4">
      <w:pPr>
        <w:spacing w:after="120"/>
      </w:pPr>
      <w:r>
        <w:rPr>
          <w:noProof/>
        </w:rPr>
        <w:pict w14:anchorId="3F0B8C1C">
          <v:shape id="자유형: 도형 1" o:spid="_x0000_s2089" style="position:absolute;margin-left:-10.5pt;margin-top:57.85pt;width:64.5pt;height:40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9150,520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" path="m581025,c479425,3175,377604,2107,276225,9525v-29194,2136,-56851,14238,-85725,19050c162140,33302,133350,34925,104775,38100,92075,47625,79680,57571,66675,66675,47918,79805,23581,86703,9525,104775,-414,117554,3175,136525,,152400v12700,69850,21532,140515,38100,209550c43890,386074,91787,421319,104775,428625v33437,18808,68108,36343,104775,47625c278508,497468,356419,505324,428625,514350v256221,-22608,282798,63054,352425,-76200c785540,429170,787400,419100,790575,409575v3175,-22225,5623,-44566,9525,-66675c805727,311014,819150,247650,819150,247650v-2756,-16537,-7795,-65090,-19050,-85725c750792,71527,752475,116897,752475,76200e" filled="f" strokecolor="#09101d [484]" strokeweight="1pt">
            <v:stroke joinstyle="miter"/>
            <v:path arrowok="t" o:connecttype="custom" o:connectlocs="581025,0;276225,9525;190500,28575;104775,38100;66675,66675;9525,104775;0,152400;38100,361950;104775,428625;209550,476250;428625,514350;781050,438150;790575,409575;800100,342900;819150,247650;800100,161925;752475,76200" o:connectangles="0,0,0,0,0,0,0,0,0,0,0,0,0,0,0,0,0"/>
          </v:shape>
        </w:pict>
      </w:r>
      <w:r w:rsidR="00917AE4">
        <w:rPr>
          <w:noProof/>
        </w:rPr>
        <w:drawing>
          <wp:inline distT="0" distB="0" distL="0" distR="0" wp14:anchorId="78D065F3" wp14:editId="6DE400BA">
            <wp:extent cx="5731510" cy="1093470"/>
            <wp:effectExtent l="0" t="0" r="2540" b="0"/>
            <wp:docPr id="988467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143" w14:textId="77777777" w:rsidR="00917AE4" w:rsidRDefault="00917AE4" w:rsidP="00917AE4">
      <w:pPr>
        <w:spacing w:after="120"/>
      </w:pPr>
    </w:p>
    <w:p w14:paraId="64AF505C" w14:textId="29690F78" w:rsidR="00917AE4" w:rsidRDefault="00000000" w:rsidP="00917AE4">
      <w:pPr>
        <w:spacing w:after="120"/>
      </w:pPr>
      <w:r>
        <w:rPr>
          <w:noProof/>
        </w:rPr>
        <w:lastRenderedPageBreak/>
        <w:pict w14:anchorId="4869905D">
          <v:shape id="자유형: 도형 3" o:spid="_x0000_s2088" style="position:absolute;margin-left:231.75pt;margin-top:111.75pt;width:48.75pt;height:3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9125,410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" path="m,161925c127247,342191,67583,277133,161925,371475v3175,9525,1685,22303,9525,28575c207269,428705,262554,388872,285750,371475,339751,330974,391933,287323,438150,238125,490773,182107,534910,118637,581025,57150,642795,-25210,589018,30107,619125,e" filled="f" strokecolor="#09101d [484]" strokeweight="1pt">
            <v:stroke joinstyle="miter"/>
            <v:path arrowok="t" o:connecttype="custom" o:connectlocs="0,161925;161925,371475;171450,400050;285750,371475;438150,238125;581025,57150;619125,0" o:connectangles="0,0,0,0,0,0,0"/>
          </v:shape>
        </w:pict>
      </w:r>
      <w:r w:rsidR="00917AE4">
        <w:rPr>
          <w:noProof/>
        </w:rPr>
        <w:drawing>
          <wp:inline distT="0" distB="0" distL="0" distR="0" wp14:anchorId="5E9EB844" wp14:editId="0A0FEEAF">
            <wp:extent cx="5731510" cy="2002155"/>
            <wp:effectExtent l="0" t="0" r="2540" b="0"/>
            <wp:docPr id="103710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BC07" w14:textId="77777777" w:rsidR="00917AE4" w:rsidRDefault="00917AE4" w:rsidP="00917AE4">
      <w:pPr>
        <w:spacing w:after="120"/>
      </w:pPr>
    </w:p>
    <w:p w14:paraId="14FC33E2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0446B38" wp14:editId="7BD20D4B">
            <wp:extent cx="787440" cy="1035103"/>
            <wp:effectExtent l="0" t="0" r="0" b="0"/>
            <wp:docPr id="5763617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6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28B0" w14:textId="77777777" w:rsidR="00917AE4" w:rsidRDefault="00917AE4" w:rsidP="00917AE4">
      <w:pPr>
        <w:spacing w:after="120"/>
      </w:pPr>
    </w:p>
    <w:p w14:paraId="1FA8BBA2" w14:textId="71812DFB" w:rsidR="00917AE4" w:rsidRDefault="00000000" w:rsidP="00917AE4">
      <w:pPr>
        <w:spacing w:after="120"/>
      </w:pPr>
      <w:r>
        <w:rPr>
          <w:noProof/>
        </w:rPr>
        <w:pict w14:anchorId="7B3D4696">
          <v:shape id="자유형: 도형 4" o:spid="_x0000_s2087" style="position:absolute;margin-left:251.25pt;margin-top:99.1pt;width:1in;height:5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" path="m,228600c47625,365125,91162,503146,142875,638175v5678,14825,12700,38100,28575,38100c187325,676275,187947,648477,200025,638175,296227,556120,401381,484709,495300,400050,1078375,-125539,717332,147801,914400,e" filled="f" strokecolor="#09101d [484]" strokeweight="1pt">
            <v:stroke joinstyle="miter"/>
            <v:path arrowok="t" o:connecttype="custom" o:connectlocs="0,228600;142875,638175;171450,676275;200025,638175;495300,400050;914400,0" o:connectangles="0,0,0,0,0,0"/>
          </v:shape>
        </w:pict>
      </w:r>
      <w:r w:rsidR="00917AE4">
        <w:rPr>
          <w:noProof/>
        </w:rPr>
        <w:drawing>
          <wp:inline distT="0" distB="0" distL="0" distR="0" wp14:anchorId="6EA4DA45" wp14:editId="455684A0">
            <wp:extent cx="5731510" cy="3996055"/>
            <wp:effectExtent l="0" t="0" r="2540" b="4445"/>
            <wp:docPr id="1691465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5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0B92" w14:textId="77777777" w:rsidR="00917AE4" w:rsidRPr="00583A32" w:rsidRDefault="00917AE4" w:rsidP="00917AE4">
      <w:pPr>
        <w:spacing w:after="120"/>
      </w:pPr>
    </w:p>
    <w:p w14:paraId="6C4FB215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앱이 열리면 같은 ChatGPT 계정으로 로그인합니다. (구독에 포함된 최신 모델을 그대로 쓸 수 있습니다.)</w:t>
      </w:r>
    </w:p>
    <w:p w14:paraId="486FCBDC" w14:textId="77777777" w:rsidR="00917AE4" w:rsidRDefault="00917AE4" w:rsidP="00917AE4">
      <w:pPr>
        <w:spacing w:after="70"/>
        <w:ind w:left="360" w:hanging="300"/>
      </w:pPr>
    </w:p>
    <w:p w14:paraId="03EC970F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232AB5D5" wp14:editId="388E7FB3">
            <wp:extent cx="5731510" cy="4029710"/>
            <wp:effectExtent l="0" t="0" r="2540" b="8890"/>
            <wp:docPr id="1834358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CFA6" w14:textId="77777777" w:rsidR="00917AE4" w:rsidRDefault="00917AE4" w:rsidP="00917AE4">
      <w:pPr>
        <w:spacing w:after="70"/>
        <w:ind w:left="360" w:hanging="300"/>
      </w:pPr>
    </w:p>
    <w:p w14:paraId="1109EBCC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처음 실행 시 안내되는 권한/보안 설정을 확인합니다. 기본값은 ‘작업 폴더 안에서만 변경, 위험한 동작은 승인’이라 안전합니다(자세한 내용은 Part 5).</w:t>
      </w:r>
    </w:p>
    <w:p w14:paraId="44A7B871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FA9A86A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5B9DE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계정 로그인 방식 두 가지</w:t>
            </w:r>
          </w:p>
          <w:p w14:paraId="62C521AC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입문자는 ChatGPT 계정 로그인을 권장합니다(최신 모델 즉시 사용, 구독에 포함). 자동화·CI가 필요하면 OpenAI 플랫폼에서 발급한 API 키를 쓸 수도 있는데, 사용량만큼 </w:t>
            </w:r>
            <w:proofErr w:type="spellStart"/>
            <w:r>
              <w:rPr>
                <w:sz w:val="21"/>
                <w:szCs w:val="21"/>
              </w:rPr>
              <w:t>과금되고</w:t>
            </w:r>
            <w:proofErr w:type="spellEnd"/>
            <w:r>
              <w:rPr>
                <w:sz w:val="21"/>
                <w:szCs w:val="21"/>
              </w:rPr>
              <w:t xml:space="preserve"> 신규 모델 반영이 늦을 수 있습니다.</w:t>
            </w:r>
          </w:p>
        </w:tc>
      </w:tr>
    </w:tbl>
    <w:p w14:paraId="6AAEB7AF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6" w:name="_Toc237702108"/>
    </w:p>
    <w:p w14:paraId="4BC991DC" w14:textId="77777777" w:rsidR="00917AE4" w:rsidRDefault="00917AE4" w:rsidP="00917AE4">
      <w:pPr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0EED843C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2-2. ▶ 실습: 첫 프로젝트 열기</w:t>
      </w:r>
      <w:bookmarkEnd w:id="6"/>
    </w:p>
    <w:p w14:paraId="48F6A712" w14:textId="77777777" w:rsidR="00917AE4" w:rsidRDefault="00917AE4" w:rsidP="00917AE4">
      <w:pPr>
        <w:spacing w:after="120"/>
      </w:pPr>
      <w:r>
        <w:t>Codex는 ‘하나의 작업 폴더’</w:t>
      </w:r>
      <w:proofErr w:type="spellStart"/>
      <w:r>
        <w:t>를</w:t>
      </w:r>
      <w:proofErr w:type="spellEnd"/>
      <w:r>
        <w:t xml:space="preserve"> 기준으로 일합니다. 빈 연습 폴더를 만들어 앱에서 열어 봅니다.</w:t>
      </w:r>
    </w:p>
    <w:p w14:paraId="39743D00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내 컴퓨터에 빈 폴더를 하나 만듭니다(예: codex-hello).</w:t>
      </w:r>
      <w:r>
        <w:rPr>
          <w:rFonts w:hint="eastAsia"/>
        </w:rPr>
        <w:t xml:space="preserve"> </w:t>
      </w:r>
      <w:r>
        <w:t>C:\DEV\codex-hello</w:t>
      </w:r>
    </w:p>
    <w:p w14:paraId="3B54EC36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Codex App에서 “</w:t>
      </w:r>
      <w:r>
        <w:rPr>
          <w:rFonts w:hint="eastAsia"/>
        </w:rPr>
        <w:t>파일</w:t>
      </w:r>
      <w:r>
        <w:t xml:space="preserve"> / 폴더 열기”(또는 새 작업 만들기)를 눌러 방금 만든 폴더를 선택합니다. 이제 이 폴더가 Codex의 작업 공간이 됩니다.</w:t>
      </w:r>
    </w:p>
    <w:p w14:paraId="43F6AAD5" w14:textId="77777777" w:rsidR="00917AE4" w:rsidRDefault="00917AE4" w:rsidP="00917AE4">
      <w:pPr>
        <w:spacing w:after="70"/>
        <w:ind w:left="360" w:hanging="300"/>
      </w:pPr>
    </w:p>
    <w:p w14:paraId="690497B3" w14:textId="74540357" w:rsidR="00917AE4" w:rsidRDefault="00000000" w:rsidP="00917AE4">
      <w:pPr>
        <w:spacing w:after="70"/>
        <w:ind w:left="360" w:hanging="300"/>
      </w:pPr>
      <w:r>
        <w:rPr>
          <w:noProof/>
        </w:rPr>
        <w:pict w14:anchorId="36EC379F">
          <v:shape id="자유형: 도형 5" o:spid="_x0000_s2086" style="position:absolute;left:0;text-align:left;margin-left:-6.75pt;margin-top:93.55pt;width:137.35pt;height:4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4102,56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" path="m1010253,542925c644847,574699,788938,572456,257778,533400,190965,528487,119922,511679,57753,485775,47186,481372,38703,473075,29178,466725,19653,438150,1857,411095,603,381000,-5335,238500,31133,175235,172053,104775,433710,-26053,718143,9915,1000728,v238125,22225,482896,6551,714375,66675c1792899,86882,1689913,321014,1686528,323850v-88186,73886,-198813,117175,-304800,161925c1343256,502019,1293712,483339,1257903,504825v-21950,13170,50800,6350,76200,9525e" filled="f" strokecolor="#09101d [484]" strokeweight="1pt">
            <v:stroke joinstyle="miter"/>
            <v:path arrowok="t" o:connecttype="custom" o:connectlocs="1010253,542925;257778,533400;57753,485775;29178,466725;603,381000;172053,104775;1000728,0;1715103,66675;1686528,323850;1381728,485775;1257903,504825;1334103,514350" o:connectangles="0,0,0,0,0,0,0,0,0,0,0,0"/>
          </v:shape>
        </w:pict>
      </w:r>
      <w:r w:rsidR="00917AE4">
        <w:rPr>
          <w:noProof/>
        </w:rPr>
        <w:drawing>
          <wp:inline distT="0" distB="0" distL="0" distR="0" wp14:anchorId="6B0A590D" wp14:editId="07073951">
            <wp:extent cx="5731510" cy="4029710"/>
            <wp:effectExtent l="0" t="0" r="2540" b="8890"/>
            <wp:docPr id="840142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A490" w14:textId="77777777" w:rsidR="00917AE4" w:rsidRDefault="00917AE4" w:rsidP="00917AE4">
      <w:pPr>
        <w:spacing w:after="70"/>
        <w:ind w:left="360" w:hanging="300"/>
      </w:pPr>
    </w:p>
    <w:p w14:paraId="61820FC9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 xml:space="preserve">화면 아래 ‘작성 칸(프롬프트 </w:t>
      </w:r>
      <w:proofErr w:type="spellStart"/>
      <w:r>
        <w:t>입력창</w:t>
      </w:r>
      <w:proofErr w:type="spellEnd"/>
      <w:r>
        <w:t>)’이 보이면 준비 완료입니다.</w:t>
      </w:r>
    </w:p>
    <w:p w14:paraId="55A48C60" w14:textId="77777777" w:rsidR="00917AE4" w:rsidRDefault="00917AE4" w:rsidP="00917AE4">
      <w:pPr>
        <w:spacing w:after="70"/>
        <w:ind w:left="360" w:hanging="300"/>
      </w:pPr>
      <w:r>
        <w:rPr>
          <w:rFonts w:hint="eastAsia"/>
          <w:b/>
          <w:bCs/>
          <w:color w:val="6B5B3E"/>
        </w:rPr>
        <w:t>4.</w:t>
      </w:r>
      <w:r>
        <w:rPr>
          <w:rFonts w:hint="eastAsia"/>
        </w:rPr>
        <w:t xml:space="preserve"> 이어서, ChatGPT도 볼까요?</w:t>
      </w:r>
    </w:p>
    <w:p w14:paraId="24AA3078" w14:textId="77777777" w:rsidR="00917AE4" w:rsidRDefault="00917AE4" w:rsidP="00917AE4">
      <w:pPr>
        <w:spacing w:after="70"/>
        <w:ind w:left="360" w:hanging="300"/>
      </w:pPr>
    </w:p>
    <w:p w14:paraId="30122D28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3B2E99FD" wp14:editId="05D65648">
            <wp:extent cx="5731510" cy="4043680"/>
            <wp:effectExtent l="0" t="0" r="2540" b="0"/>
            <wp:docPr id="1462673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3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2EE6" w14:textId="77777777" w:rsidR="00917AE4" w:rsidRDefault="00917AE4" w:rsidP="00917AE4">
      <w:pPr>
        <w:spacing w:after="70"/>
        <w:ind w:left="360" w:hanging="300"/>
      </w:pPr>
      <w:r>
        <w:rPr>
          <w:rFonts w:hint="eastAsia"/>
        </w:rPr>
        <w:t>ChatGPT Work도 보겠습니다.</w:t>
      </w:r>
    </w:p>
    <w:p w14:paraId="7922FF73" w14:textId="792A595C" w:rsidR="00917AE4" w:rsidRDefault="00000000" w:rsidP="00917AE4">
      <w:pPr>
        <w:spacing w:after="70"/>
        <w:ind w:left="360" w:hanging="300"/>
      </w:pPr>
      <w:r>
        <w:rPr>
          <w:noProof/>
        </w:rPr>
        <w:pict w14:anchorId="2B423800">
          <v:shape id="자유형: 도형 52" o:spid="_x0000_s2085" style="position:absolute;left:0;text-align:left;margin-left:154.5pt;margin-top:154.95pt;width:146.25pt;height:93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57375,118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" path="m581025,981075v-76200,-3175,-153533,3948,-228600,-9525c297565,961703,171709,895480,114300,866775,3832,712120,32298,786419,,657225,9525,596900,-3793,528039,28575,476250,52333,438238,307658,392007,314325,390525v59019,6810,226606,12537,314325,47625c639279,442402,647700,450850,657225,457200v6350,19050,19050,37070,19050,57150c676275,797061,640328,591792,666750,723900v6350,92075,-15541,190659,19050,276225c790034,1257967,994059,1175327,1219200,1181100v98169,-18084,484965,-69045,600075,-152400c1851803,1005145,1844675,952500,1857375,914400v-9525,-34925,-9287,-74141,-28575,-104775c1740355,669154,1630374,607128,1495425,514350v-47623,-32741,-112023,-77772,-171450,-95250c1292912,409964,1260475,406400,1228725,400050v-98425,15875,-200694,16098,-295275,47625c931100,448458,853080,554819,857250,571500v3444,13775,25400,-12700,38100,-19050c878536,434749,881350,482851,895350,514350v8650,19463,19050,38100,28575,57150c1072599,447605,911890,591503,1143000,266700v58932,-82823,127699,-158196,190500,-238125c1340573,19574,1352550,,1352550,e" filled="f" strokecolor="#09101d [484]" strokeweight="1pt">
            <v:stroke joinstyle="miter"/>
            <v:path arrowok="t" o:connecttype="custom" o:connectlocs="581025,981075;352425,971550;114300,866775;0,657225;28575,476250;314325,390525;628650,438150;657225,457200;676275,514350;666750,723900;685800,1000125;1219200,1181100;1819275,1028700;1857375,914400;1828800,809625;1495425,514350;1323975,419100;1228725,400050;933450,447675;857250,571500;895350,552450;895350,514350;923925,571500;1143000,266700;1333500,28575;1352550,0" o:connectangles="0,0,0,0,0,0,0,0,0,0,0,0,0,0,0,0,0,0,0,0,0,0,0,0,0,0"/>
          </v:shape>
        </w:pict>
      </w:r>
      <w:r w:rsidR="00917AE4">
        <w:rPr>
          <w:noProof/>
        </w:rPr>
        <w:drawing>
          <wp:inline distT="0" distB="0" distL="0" distR="0" wp14:anchorId="221CA0A9" wp14:editId="3F4C4059">
            <wp:extent cx="5731510" cy="4043680"/>
            <wp:effectExtent l="0" t="0" r="2540" b="0"/>
            <wp:docPr id="5969970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7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CD12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66DCE0A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E13C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lastRenderedPageBreak/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폴더를 열어 두면 컨텍스트가 쉬워진다</w:t>
            </w:r>
          </w:p>
          <w:p w14:paraId="08491315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작업 폴더를 열어 두면 Codex가 그 안의 파일을 바로 참고할 수 있습니다. 관련 없는 큰 폴더(바탕화면 전체 등)를 통째로 열지 말고, 프로젝트 폴더만 여는 것이 좋습니다(자세한 이유는 Part 4).</w:t>
            </w:r>
          </w:p>
        </w:tc>
      </w:tr>
    </w:tbl>
    <w:p w14:paraId="6D86456C" w14:textId="77777777" w:rsidR="00917AE4" w:rsidRDefault="00917AE4" w:rsidP="00917AE4">
      <w:pPr>
        <w:pStyle w:val="20"/>
        <w:spacing w:before="240" w:after="110"/>
      </w:pPr>
      <w:bookmarkStart w:id="7" w:name="_Toc237702109"/>
      <w:r>
        <w:rPr>
          <w:b/>
          <w:bCs/>
          <w:color w:val="3A3222"/>
          <w:sz w:val="25"/>
          <w:szCs w:val="25"/>
        </w:rPr>
        <w:t>2-3. ▶ 실습: 첫 작업 — Codex와 인사하기</w:t>
      </w:r>
      <w:bookmarkEnd w:id="7"/>
    </w:p>
    <w:p w14:paraId="532240BC" w14:textId="77777777" w:rsidR="00917AE4" w:rsidRDefault="00917AE4" w:rsidP="00917AE4">
      <w:pPr>
        <w:spacing w:after="120"/>
      </w:pPr>
      <w:r>
        <w:t>작성 칸에 아래 문장을 그대로 붙여 넣고 보냅니다.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B07A7D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A59E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1F85C3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 폴더에 hello.txt 파일을 만들고 "Hello Codex" 한 줄을 적어줘.</w:t>
            </w:r>
          </w:p>
          <w:p w14:paraId="0FF7A87E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그리고 그 내용을 보여줘.</w:t>
            </w:r>
          </w:p>
        </w:tc>
      </w:tr>
    </w:tbl>
    <w:p w14:paraId="5FBDBFAF" w14:textId="77777777" w:rsidR="00917AE4" w:rsidRDefault="00917AE4" w:rsidP="00917AE4">
      <w:pPr>
        <w:spacing w:after="120"/>
      </w:pPr>
    </w:p>
    <w:p w14:paraId="0D6F96B6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6B4D5EB6" wp14:editId="123757CB">
            <wp:extent cx="5731510" cy="4029710"/>
            <wp:effectExtent l="0" t="0" r="2540" b="8890"/>
            <wp:docPr id="1795469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7A72" w14:textId="77777777" w:rsidR="00917AE4" w:rsidRDefault="00917AE4" w:rsidP="00917AE4">
      <w:pPr>
        <w:spacing w:after="120"/>
      </w:pPr>
    </w:p>
    <w:p w14:paraId="40670EFA" w14:textId="77777777" w:rsidR="00917AE4" w:rsidRDefault="00917AE4" w:rsidP="00917AE4">
      <w:pPr>
        <w:spacing w:after="120"/>
      </w:pPr>
      <w:r>
        <w:t>작업이 끝나면 앱의 파일 목록에서 hello.txt를 열어 내용이 “Hello Codex”인지 확인합니다.</w:t>
      </w:r>
    </w:p>
    <w:p w14:paraId="4CB66310" w14:textId="77777777" w:rsidR="00917AE4" w:rsidRDefault="00917AE4" w:rsidP="00917AE4">
      <w:pPr>
        <w:spacing w:after="40"/>
      </w:pPr>
    </w:p>
    <w:p w14:paraId="0C033947" w14:textId="5D98113D" w:rsidR="00917AE4" w:rsidRDefault="00000000" w:rsidP="00917AE4">
      <w:pPr>
        <w:spacing w:after="40"/>
      </w:pPr>
      <w:r>
        <w:rPr>
          <w:noProof/>
        </w:rPr>
        <w:lastRenderedPageBreak/>
        <w:pict w14:anchorId="6EFDF973">
          <v:shape id="자유형: 도형 6" o:spid="_x0000_s2084" style="position:absolute;margin-left:186.75pt;margin-top:107.4pt;width:42pt;height:3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3400,48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" path="m,103165c47625,220640,93293,338927,142875,455590v4478,10536,10579,36276,19050,28575c218372,432850,533400,-149403,533400,36490r,19050e" filled="f" strokecolor="#09101d [484]" strokeweight="1pt">
            <v:stroke joinstyle="miter"/>
            <v:path arrowok="t" o:connecttype="custom" o:connectlocs="0,103165;142875,455590;161925,484165;533400,36490;533400,55540" o:connectangles="0,0,0,0,0"/>
          </v:shape>
        </w:pict>
      </w:r>
      <w:r w:rsidR="00917AE4">
        <w:rPr>
          <w:noProof/>
        </w:rPr>
        <w:drawing>
          <wp:inline distT="0" distB="0" distL="0" distR="0" wp14:anchorId="0410FB8A" wp14:editId="1A8E88D2">
            <wp:extent cx="5731510" cy="4029710"/>
            <wp:effectExtent l="0" t="0" r="2540" b="8890"/>
            <wp:docPr id="1081150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11D0" w14:textId="77777777" w:rsidR="00917AE4" w:rsidRDefault="00917AE4" w:rsidP="00917AE4">
      <w:pPr>
        <w:spacing w:after="40"/>
      </w:pPr>
    </w:p>
    <w:p w14:paraId="40ED3B2B" w14:textId="77777777" w:rsidR="00917AE4" w:rsidRDefault="00917AE4" w:rsidP="00917AE4">
      <w:pPr>
        <w:spacing w:after="40"/>
      </w:pPr>
      <w:r>
        <w:rPr>
          <w:rFonts w:hint="eastAsia"/>
        </w:rPr>
        <w:t>사이드 패널 표시 / 숨기기</w:t>
      </w:r>
    </w:p>
    <w:p w14:paraId="6803BBF5" w14:textId="0E139B13" w:rsidR="00917AE4" w:rsidRDefault="00000000" w:rsidP="00917AE4">
      <w:pPr>
        <w:spacing w:after="40"/>
      </w:pPr>
      <w:r>
        <w:rPr>
          <w:noProof/>
        </w:rPr>
        <w:pict w14:anchorId="271342F9">
          <v:shape id="자유형: 도형 7" o:spid="_x0000_s2083" style="position:absolute;margin-left:420pt;margin-top:12.85pt;width:45.75pt;height:3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102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" path="m447675,133350v-3175,15875,414,34846,-9525,47625c424094,199047,401478,208836,381000,219075v-93792,46896,23730,-10547,-85725,38100c282300,262942,270519,271373,257175,276225v-21723,7899,-44450,12700,-66675,19050c157068,292703,72966,306547,38100,266700,23023,249470,12700,228600,,209550,9525,165100,12613,118765,28575,76200,32595,65481,46728,61887,57150,57150,155781,12318,105328,39342,200025,19050,222626,14207,244475,6350,266700,v88900,3175,177928,3798,266700,9525c543419,10171,557820,9910,561975,19050v13398,29477,12700,63500,19050,95250c566022,204317,582215,221774,523875,276225,407304,385024,372330,338565,495300,400050e" filled="f" strokecolor="#09101d [484]" strokeweight="1pt">
            <v:stroke joinstyle="miter"/>
            <v:path arrowok="t" o:connecttype="custom" o:connectlocs="447675,133350;438150,180975;381000,219075;295275,257175;257175,276225;190500,295275;38100,266700;0,209550;28575,76200;57150,57150;200025,19050;266700,0;533400,9525;561975,19050;581025,114300;523875,276225;495300,400050" o:connectangles="0,0,0,0,0,0,0,0,0,0,0,0,0,0,0,0,0"/>
          </v:shape>
        </w:pict>
      </w:r>
      <w:r w:rsidR="00917AE4">
        <w:rPr>
          <w:noProof/>
        </w:rPr>
        <w:drawing>
          <wp:inline distT="0" distB="0" distL="0" distR="0" wp14:anchorId="6583598F" wp14:editId="7B0FA3AE">
            <wp:extent cx="5731510" cy="4029710"/>
            <wp:effectExtent l="0" t="0" r="2540" b="8890"/>
            <wp:docPr id="401162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2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8FF3" w14:textId="77777777" w:rsidR="00917AE4" w:rsidRDefault="00917AE4" w:rsidP="00917AE4">
      <w:pPr>
        <w:spacing w:after="40"/>
      </w:pPr>
    </w:p>
    <w:p w14:paraId="4AF55756" w14:textId="77777777" w:rsidR="00917AE4" w:rsidRDefault="00917AE4" w:rsidP="00917AE4">
      <w:pPr>
        <w:spacing w:after="40"/>
      </w:pPr>
    </w:p>
    <w:p w14:paraId="41245409" w14:textId="77777777" w:rsidR="00917AE4" w:rsidRDefault="00917AE4" w:rsidP="00917AE4">
      <w:pPr>
        <w:spacing w:after="40"/>
      </w:pPr>
      <w:r>
        <w:rPr>
          <w:rFonts w:hint="eastAsia"/>
        </w:rPr>
        <w:t>New Chat(새 대화) 실행</w:t>
      </w:r>
    </w:p>
    <w:p w14:paraId="29B8B649" w14:textId="77777777" w:rsidR="00917AE4" w:rsidRDefault="00917AE4" w:rsidP="00917AE4">
      <w:pPr>
        <w:spacing w:after="40"/>
      </w:pPr>
      <w:r>
        <w:rPr>
          <w:rFonts w:hint="eastAsia"/>
        </w:rPr>
        <w:t>/side</w:t>
      </w:r>
    </w:p>
    <w:p w14:paraId="2E35E045" w14:textId="77777777" w:rsidR="00917AE4" w:rsidRDefault="00917AE4" w:rsidP="00917AE4">
      <w:pPr>
        <w:spacing w:after="40"/>
      </w:pPr>
    </w:p>
    <w:p w14:paraId="63E9710F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22073729" wp14:editId="09DBD792">
            <wp:extent cx="5731510" cy="4043680"/>
            <wp:effectExtent l="0" t="0" r="2540" b="0"/>
            <wp:docPr id="16682491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49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CEC" w14:textId="77777777" w:rsidR="00917AE4" w:rsidRDefault="00917AE4" w:rsidP="00917AE4">
      <w:pPr>
        <w:spacing w:after="40"/>
      </w:pPr>
    </w:p>
    <w:p w14:paraId="4A64CF7F" w14:textId="77777777" w:rsidR="00917AE4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673AD56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929F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7B4B6847" w14:textId="77777777" w:rsidR="00917AE4" w:rsidRPr="00267E2B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지금까지 무슨 대화를 하고 있었는 지 알려줘.</w:t>
            </w:r>
          </w:p>
          <w:p w14:paraId="16EC688D" w14:textId="77777777" w:rsidR="00917AE4" w:rsidRPr="00267E2B" w:rsidRDefault="00917AE4" w:rsidP="008378BD">
            <w:pPr>
              <w:spacing w:line="268" w:lineRule="auto"/>
            </w:pPr>
          </w:p>
        </w:tc>
      </w:tr>
    </w:tbl>
    <w:p w14:paraId="1ECD73FE" w14:textId="77777777" w:rsidR="00917AE4" w:rsidRDefault="00917AE4" w:rsidP="00917AE4">
      <w:pPr>
        <w:spacing w:after="120"/>
      </w:pPr>
    </w:p>
    <w:p w14:paraId="4AE79025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51E9ADF1" wp14:editId="0CC2CF58">
            <wp:extent cx="5731510" cy="4043680"/>
            <wp:effectExtent l="0" t="0" r="2540" b="0"/>
            <wp:docPr id="1189300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0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B01D" w14:textId="77777777" w:rsidR="00917AE4" w:rsidRDefault="00917AE4" w:rsidP="00917AE4">
      <w:pPr>
        <w:spacing w:after="40"/>
      </w:pPr>
    </w:p>
    <w:p w14:paraId="601E05C0" w14:textId="77777777" w:rsidR="00917AE4" w:rsidRPr="00267E2B" w:rsidRDefault="00917AE4" w:rsidP="00917AE4">
      <w:pPr>
        <w:spacing w:after="40"/>
      </w:pPr>
      <w:r>
        <w:rPr>
          <w:noProof/>
        </w:rPr>
        <w:drawing>
          <wp:inline distT="0" distB="0" distL="0" distR="0" wp14:anchorId="28991FD0" wp14:editId="156634EC">
            <wp:extent cx="5731510" cy="4043680"/>
            <wp:effectExtent l="0" t="0" r="2540" b="0"/>
            <wp:docPr id="534070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0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FF2" w14:textId="77777777" w:rsidR="00917AE4" w:rsidRDefault="00917AE4" w:rsidP="00917AE4">
      <w:pPr>
        <w:spacing w:after="40"/>
      </w:pPr>
    </w:p>
    <w:p w14:paraId="056C6805" w14:textId="77777777" w:rsidR="00917AE4" w:rsidRDefault="00917AE4" w:rsidP="00917AE4">
      <w:pPr>
        <w:spacing w:after="40"/>
      </w:pPr>
      <w:r>
        <w:rPr>
          <w:rFonts w:hint="eastAsia"/>
        </w:rPr>
        <w:lastRenderedPageBreak/>
        <w:t>터미널 열기</w:t>
      </w:r>
    </w:p>
    <w:p w14:paraId="2ADF3A18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0D090AB8" wp14:editId="2EECE52D">
            <wp:extent cx="5731510" cy="4043680"/>
            <wp:effectExtent l="0" t="0" r="2540" b="0"/>
            <wp:docPr id="719928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8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7FFD" w14:textId="77777777" w:rsidR="00917AE4" w:rsidRDefault="00917AE4" w:rsidP="00917AE4">
      <w:pPr>
        <w:spacing w:after="40"/>
      </w:pPr>
    </w:p>
    <w:p w14:paraId="1D6EDB83" w14:textId="77777777" w:rsidR="00917AE4" w:rsidRDefault="00917AE4" w:rsidP="00917AE4">
      <w:pPr>
        <w:spacing w:after="40"/>
      </w:pPr>
      <w:r>
        <w:rPr>
          <w:rFonts w:hint="eastAsia"/>
        </w:rPr>
        <w:t>파일 트리 표시/숨기기</w:t>
      </w:r>
    </w:p>
    <w:p w14:paraId="40E7F8D2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5120A8E4" wp14:editId="6CFC1FD9">
            <wp:extent cx="5731510" cy="4043680"/>
            <wp:effectExtent l="0" t="0" r="2540" b="0"/>
            <wp:docPr id="469522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2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6E07" w14:textId="77777777" w:rsidR="00917AE4" w:rsidRDefault="00917AE4" w:rsidP="00917AE4">
      <w:pPr>
        <w:spacing w:after="40"/>
      </w:pPr>
    </w:p>
    <w:p w14:paraId="4F26BEEF" w14:textId="77777777" w:rsidR="00917AE4" w:rsidRPr="009A0835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ABAF9D3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7C01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한 번에 시키지 말고 대화로</w:t>
            </w:r>
          </w:p>
          <w:p w14:paraId="391160C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Codex는 한 스레드(작업 세션) 안에서 후속 지시를 받습니다. ‘파일 만들기 → 테스트 추가 → 설명 추가’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작은 단계로 이어서 시키면 품질과 검토가 쉬워집니다. 새 주제는 새 스레드로 시작하세요.</w:t>
            </w:r>
          </w:p>
        </w:tc>
      </w:tr>
    </w:tbl>
    <w:p w14:paraId="220F08B1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8" w:name="_Toc237702110"/>
    </w:p>
    <w:p w14:paraId="35CD3D80" w14:textId="77777777" w:rsidR="00917AE4" w:rsidRDefault="00917AE4" w:rsidP="00917AE4">
      <w:pPr>
        <w:pStyle w:val="20"/>
        <w:spacing w:before="240" w:after="110"/>
      </w:pPr>
      <w:r>
        <w:t>2-4. ▶ 실습: 유형별로 Codex와 대화하기</w:t>
      </w:r>
    </w:p>
    <w:p w14:paraId="1DBD311E" w14:textId="77777777" w:rsidR="00917AE4" w:rsidRDefault="00917AE4" w:rsidP="00917AE4">
      <w:r>
        <w:t>지금까지는 Codex에게 파일 만들기 같은 간단한 작업을 시켜봤습니다. 이번에는 업무에서 자주 쓰는 AI 활용 유형 12가지를 하나씩 실습해 봅니다. 예시의 폴더 경로·파일명은 내 컴퓨터의 실제 경로로 바꿔서 사용하면 됩니다.</w:t>
      </w:r>
    </w:p>
    <w:p w14:paraId="7E1208A9" w14:textId="77777777" w:rsidR="00917AE4" w:rsidRDefault="00917AE4" w:rsidP="00917AE4"/>
    <w:p w14:paraId="14E34783" w14:textId="77777777" w:rsidR="00917AE4" w:rsidRDefault="00917AE4" w:rsidP="00917AE4">
      <w:pPr>
        <w:spacing w:after="70"/>
        <w:ind w:left="360" w:hanging="300"/>
      </w:pPr>
      <w:r>
        <w:t>○ 질의응답(Q&amp;A) — 개념이나 사용법을 물어보고 바로 답을 얻습니다.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93A91C2" w14:textId="77777777" w:rsidTr="008378BD">
        <w:tc>
          <w:tcPr>
            <w:tcW w:w="9026" w:type="dxa"/>
            <w:shd w:val="clear" w:color="auto" w:fill="F3F3F1"/>
          </w:tcPr>
          <w:p w14:paraId="6E3B39D7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7126D15B" w14:textId="77777777" w:rsidR="00917AE4" w:rsidRDefault="00917AE4" w:rsidP="008378BD">
            <w:r>
              <w:t>엑셀에서 VLOOKUP 함수 어떻게 쓰는 지 알려줘. 예시 데이터를 만들어서 설명해줘.</w:t>
            </w:r>
          </w:p>
        </w:tc>
      </w:tr>
    </w:tbl>
    <w:p w14:paraId="56F6A980" w14:textId="77777777" w:rsidR="00917AE4" w:rsidRDefault="00917AE4" w:rsidP="00917AE4"/>
    <w:p w14:paraId="4FD16E3D" w14:textId="77777777" w:rsidR="00917AE4" w:rsidRDefault="00917AE4" w:rsidP="00917AE4">
      <w:pPr>
        <w:spacing w:after="70"/>
        <w:ind w:left="360" w:hanging="300"/>
      </w:pPr>
      <w:r>
        <w:t xml:space="preserve">○ 문장 생성 — 이메일, </w:t>
      </w:r>
      <w:proofErr w:type="spellStart"/>
      <w:r>
        <w:t>공지문</w:t>
      </w:r>
      <w:proofErr w:type="spellEnd"/>
      <w:r>
        <w:t>, 후기 등 목적에 맞는 글을 새로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196F5DD" w14:textId="77777777" w:rsidTr="008378BD">
        <w:tc>
          <w:tcPr>
            <w:tcW w:w="9026" w:type="dxa"/>
            <w:shd w:val="clear" w:color="auto" w:fill="F3F3F1"/>
          </w:tcPr>
          <w:p w14:paraId="307EF2BA" w14:textId="77777777" w:rsidR="00917AE4" w:rsidRDefault="00917AE4" w:rsidP="008378BD">
            <w:r>
              <w:rPr>
                <w:b/>
              </w:rPr>
              <w:lastRenderedPageBreak/>
              <w:t>Codex App 작성 칸</w:t>
            </w:r>
          </w:p>
          <w:p w14:paraId="113297E0" w14:textId="77777777" w:rsidR="00917AE4" w:rsidRDefault="00917AE4" w:rsidP="008378BD">
            <w:r>
              <w:t>다음 내용으로 팀 전체에 보낼 회의 공지 이메일을 작성해줘.</w:t>
            </w:r>
          </w:p>
          <w:p w14:paraId="5CF918BB" w14:textId="77777777" w:rsidR="00917AE4" w:rsidRDefault="00917AE4" w:rsidP="008378BD"/>
          <w:p w14:paraId="5B36AC27" w14:textId="77777777" w:rsidR="00917AE4" w:rsidRDefault="00917AE4" w:rsidP="008378BD">
            <w:r>
              <w:t>- 일시: 다음 주 화요일(9/9) 오후 2시</w:t>
            </w:r>
          </w:p>
          <w:p w14:paraId="5B77356C" w14:textId="77777777" w:rsidR="00917AE4" w:rsidRDefault="00917AE4" w:rsidP="008378BD">
            <w:r>
              <w:t>- 장소: 3층 대회의실</w:t>
            </w:r>
          </w:p>
          <w:p w14:paraId="07496799" w14:textId="77777777" w:rsidR="00917AE4" w:rsidRDefault="00917AE4" w:rsidP="008378BD">
            <w:r>
              <w:t>- 안건: 2분기 실적 리뷰</w:t>
            </w:r>
          </w:p>
          <w:p w14:paraId="2618199F" w14:textId="77777777" w:rsidR="00917AE4" w:rsidRDefault="00917AE4" w:rsidP="008378BD"/>
          <w:p w14:paraId="059BB5B8" w14:textId="77777777" w:rsidR="00917AE4" w:rsidRDefault="00917AE4" w:rsidP="008378BD">
            <w:r>
              <w:t>정중하고 간결한 톤으로, 5문장 이내로 써줘.</w:t>
            </w:r>
          </w:p>
        </w:tc>
      </w:tr>
    </w:tbl>
    <w:p w14:paraId="5762E498" w14:textId="77777777" w:rsidR="00917AE4" w:rsidRDefault="00917AE4" w:rsidP="00917AE4"/>
    <w:p w14:paraId="07E875BC" w14:textId="77777777" w:rsidR="00917AE4" w:rsidRDefault="00917AE4" w:rsidP="00917AE4">
      <w:pPr>
        <w:spacing w:after="70"/>
        <w:ind w:left="360" w:hanging="300"/>
      </w:pPr>
      <w:r>
        <w:t>○ 요약 — 긴 문서나 회의록의 핵심만 짧게 정리합니다.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6370EDE" w14:textId="77777777" w:rsidTr="008378BD">
        <w:tc>
          <w:tcPr>
            <w:tcW w:w="9026" w:type="dxa"/>
            <w:shd w:val="clear" w:color="auto" w:fill="F3F3F1"/>
          </w:tcPr>
          <w:p w14:paraId="7BF970F4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2B6F41AB" w14:textId="77777777" w:rsidR="00917AE4" w:rsidRDefault="00917AE4" w:rsidP="008378BD">
            <w:r>
              <w:t>[meeting_notes.txt](C:\\DEV\\manufacturing\\meeting_notes.txt) 파일 내용을 5줄 이내로 요약해줘. 결정된 사항과 담당자는 따로 구분해서 정리해줘.</w:t>
            </w:r>
          </w:p>
        </w:tc>
      </w:tr>
    </w:tbl>
    <w:p w14:paraId="69423B01" w14:textId="77777777" w:rsidR="00917AE4" w:rsidRDefault="00917AE4" w:rsidP="00917AE4"/>
    <w:p w14:paraId="2CDE85D5" w14:textId="77777777" w:rsidR="00917AE4" w:rsidRDefault="00917AE4" w:rsidP="00917AE4">
      <w:pPr>
        <w:spacing w:after="70"/>
        <w:ind w:left="360" w:hanging="300"/>
      </w:pPr>
      <w:r>
        <w:t>○ 번역 — 문서나 문장을 다른 언어로 옮깁니다.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948A4EC" w14:textId="77777777" w:rsidTr="008378BD">
        <w:tc>
          <w:tcPr>
            <w:tcW w:w="9026" w:type="dxa"/>
            <w:shd w:val="clear" w:color="auto" w:fill="F3F3F1"/>
          </w:tcPr>
          <w:p w14:paraId="6FC10881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5B702BAE" w14:textId="77777777" w:rsidR="00917AE4" w:rsidRDefault="00917AE4" w:rsidP="008378BD">
            <w:r>
              <w:t>[notice_kr.docx](C:\\DEV\\manufacturing\\notice_kr.docx) 파일 내용을 영어로 번역해서 같은 폴더에 notice_en.docx로 저장해줘. 굵게 표시나 글머리 기호 같은 서식은 그대로 유지해줘.</w:t>
            </w:r>
          </w:p>
        </w:tc>
      </w:tr>
    </w:tbl>
    <w:p w14:paraId="72EBF575" w14:textId="77777777" w:rsidR="00917AE4" w:rsidRDefault="00917AE4" w:rsidP="00917AE4"/>
    <w:p w14:paraId="61346FEE" w14:textId="77777777" w:rsidR="00917AE4" w:rsidRDefault="00917AE4" w:rsidP="00917AE4">
      <w:pPr>
        <w:spacing w:after="70"/>
        <w:ind w:left="360" w:hanging="300"/>
      </w:pPr>
      <w:r>
        <w:t>○ 분석 — 데이터를 모으고 집계해서 표나 차트로 정리합니다.</w:t>
      </w:r>
    </w:p>
    <w:p w14:paraId="33B6E2FD" w14:textId="77777777" w:rsidR="00917AE4" w:rsidRDefault="00917AE4" w:rsidP="00917AE4">
      <w:r>
        <w:t>C:\DEV\manufacturing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3EB77BC" w14:textId="77777777" w:rsidTr="008378BD">
        <w:tc>
          <w:tcPr>
            <w:tcW w:w="9026" w:type="dxa"/>
            <w:shd w:val="clear" w:color="auto" w:fill="F3F3F1"/>
          </w:tcPr>
          <w:p w14:paraId="0A2EE279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43B2F846" w14:textId="77777777" w:rsidR="00917AE4" w:rsidRDefault="00917AE4" w:rsidP="008378BD">
            <w:r>
              <w:t>폴더에 있는 파일이 어떤 파일인지 알려줘.</w:t>
            </w:r>
          </w:p>
        </w:tc>
      </w:tr>
    </w:tbl>
    <w:p w14:paraId="3B5D4D20" w14:textId="77777777" w:rsidR="00917AE4" w:rsidRDefault="00917AE4" w:rsidP="00917AE4"/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2"/>
      </w:tblGrid>
      <w:tr w:rsidR="00917AE4" w14:paraId="3D6DF9BA" w14:textId="77777777" w:rsidTr="008378BD">
        <w:tc>
          <w:tcPr>
            <w:tcW w:w="9026" w:type="dxa"/>
            <w:shd w:val="clear" w:color="auto" w:fill="F3F3F1"/>
          </w:tcPr>
          <w:p w14:paraId="056498B3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7F42B6DB" w14:textId="77777777" w:rsidR="00917AE4" w:rsidRDefault="00917AE4" w:rsidP="008378BD">
            <w:r>
              <w:t>[defect_prediction_data.csv](C:\\DEV\\manufacturing\\defect_prediction_data.csv)에서 불량에 대한 합산표를 만들어줘. 결과는 새 시트에 정리하고 차트도 함께 만들어줘.</w:t>
            </w:r>
          </w:p>
        </w:tc>
      </w:tr>
    </w:tbl>
    <w:p w14:paraId="3F122C50" w14:textId="77777777" w:rsidR="00917AE4" w:rsidRDefault="00917AE4" w:rsidP="00917AE4"/>
    <w:p w14:paraId="373AC770" w14:textId="77777777" w:rsidR="00917AE4" w:rsidRDefault="00917AE4" w:rsidP="00917AE4">
      <w:pPr>
        <w:spacing w:after="70"/>
        <w:ind w:left="360" w:hanging="300"/>
      </w:pPr>
      <w:r>
        <w:t>○ 프로그램(자동화) 생성 — 반복 작업을 사람 대신 처리하는 스크립트나 매크로를 만들어 달라고 요청합니다.</w:t>
      </w:r>
    </w:p>
    <w:p w14:paraId="6501ED60" w14:textId="77777777" w:rsidR="00917AE4" w:rsidRDefault="00917AE4" w:rsidP="00917AE4">
      <w:r>
        <w:t>다중 파일 병합하기 — 아래 5개 파일(A라인 제품 기능검사 기록)을 하나로 합칩니다.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61E491" w14:textId="77777777" w:rsidTr="008378BD">
        <w:tc>
          <w:tcPr>
            <w:tcW w:w="9026" w:type="dxa"/>
            <w:shd w:val="clear" w:color="auto" w:fill="F3F3F1"/>
          </w:tcPr>
          <w:p w14:paraId="15FC65FA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0EE0E318" w14:textId="77777777" w:rsidR="00917AE4" w:rsidRDefault="00917AE4" w:rsidP="008378BD">
            <w:r>
              <w:t>C:\DEV\manufacturing 폴더에 있는 다음 Excel 파일 5개를 하나의 Excel 통합문서로 합쳐줘.</w:t>
            </w:r>
          </w:p>
          <w:p w14:paraId="6474B6D4" w14:textId="77777777" w:rsidR="00917AE4" w:rsidRDefault="00917AE4" w:rsidP="008378BD">
            <w:r>
              <w:t>- 2020-01-21_A_Line.xlsx</w:t>
            </w:r>
          </w:p>
          <w:p w14:paraId="6C96DC2C" w14:textId="77777777" w:rsidR="00917AE4" w:rsidRDefault="00917AE4" w:rsidP="008378BD">
            <w:r>
              <w:t>- 2020-01-22_A_Line.xlsx</w:t>
            </w:r>
          </w:p>
          <w:p w14:paraId="7289792B" w14:textId="77777777" w:rsidR="00917AE4" w:rsidRDefault="00917AE4" w:rsidP="008378BD">
            <w:r>
              <w:t>- 2020-01-23_A_Line.xlsx</w:t>
            </w:r>
          </w:p>
          <w:p w14:paraId="1EFA6A1F" w14:textId="77777777" w:rsidR="00917AE4" w:rsidRDefault="00917AE4" w:rsidP="008378BD">
            <w:r>
              <w:t>- 2020-01-24_A_Line.xlsx</w:t>
            </w:r>
          </w:p>
          <w:p w14:paraId="07C5F8B6" w14:textId="77777777" w:rsidR="00917AE4" w:rsidRDefault="00917AE4" w:rsidP="008378BD">
            <w:r>
              <w:t>- 2020-01-25_A_Line.xlsx</w:t>
            </w:r>
          </w:p>
          <w:p w14:paraId="50E3229A" w14:textId="77777777" w:rsidR="00917AE4" w:rsidRDefault="00917AE4" w:rsidP="008378BD"/>
          <w:p w14:paraId="34B34889" w14:textId="77777777" w:rsidR="00917AE4" w:rsidRDefault="00917AE4" w:rsidP="008378BD">
            <w:r>
              <w:t>작업 요구사항:</w:t>
            </w:r>
          </w:p>
          <w:p w14:paraId="5CF27A66" w14:textId="77777777" w:rsidR="00917AE4" w:rsidRDefault="00917AE4" w:rsidP="008378BD"/>
          <w:p w14:paraId="5D4E7198" w14:textId="77777777" w:rsidR="00917AE4" w:rsidRDefault="00917AE4" w:rsidP="008378BD">
            <w:r>
              <w:t>1. 각 파일의 `RC` 시트 데이터를 하나의 `통합 데이터` 시트에 세로로 이어 붙여줘.</w:t>
            </w:r>
          </w:p>
          <w:p w14:paraId="2568CC8E" w14:textId="77777777" w:rsidR="00917AE4" w:rsidRDefault="00917AE4" w:rsidP="008378BD">
            <w:r>
              <w:t>2. 첫 번째 파일의 헤더만 사용하고, 나머지 파일의 헤더 행은 제외해줘.</w:t>
            </w:r>
          </w:p>
          <w:p w14:paraId="407C327C" w14:textId="77777777" w:rsidR="00917AE4" w:rsidRDefault="00917AE4" w:rsidP="008378BD">
            <w:r>
              <w:t>3. 1월 21일과 22일 파일에만 있는 `BLE DEVICENAME`, `BLE RSSI` 열도 통합 열 구조에 포함해줘.</w:t>
            </w:r>
          </w:p>
          <w:p w14:paraId="77A9A326" w14:textId="77777777" w:rsidR="00917AE4" w:rsidRDefault="00917AE4" w:rsidP="008378BD">
            <w:r>
              <w:t>4. 특정 파일에 없는 열은 빈 셀로 두고, 열 이름을 기준으로 데이터를 정확하게 배치해줘. 열 위치만 보고 합치지 마.</w:t>
            </w:r>
          </w:p>
          <w:p w14:paraId="41E4DC6B" w14:textId="77777777" w:rsidR="00917AE4" w:rsidRDefault="00917AE4" w:rsidP="008378BD">
            <w:r>
              <w:t>5. `원본 파일` 열을 새로 추가하여 각 행이 어느 파일에서 왔는지 기록해줘.</w:t>
            </w:r>
          </w:p>
          <w:p w14:paraId="03E8D934" w14:textId="77777777" w:rsidR="00917AE4" w:rsidRDefault="00917AE4" w:rsidP="008378BD">
            <w:r>
              <w:t>6. 날짜와 시간, 숫자, 제품 시리얼 및 MAC 주소의 데이터 형식을 보존해줘.</w:t>
            </w:r>
          </w:p>
          <w:p w14:paraId="16E15BB0" w14:textId="77777777" w:rsidR="00917AE4" w:rsidRDefault="00917AE4" w:rsidP="008378BD">
            <w:r>
              <w:t>7. 전체 데이터에 필터를 적용하고 첫 번째 행을 고정해줘.</w:t>
            </w:r>
          </w:p>
          <w:p w14:paraId="5E872077" w14:textId="77777777" w:rsidR="00917AE4" w:rsidRDefault="00917AE4" w:rsidP="008378BD">
            <w:r>
              <w:t>8. 중복 데이터는 임의로 삭제하지 말고 모두 유지해줘.</w:t>
            </w:r>
          </w:p>
          <w:p w14:paraId="00F5518C" w14:textId="77777777" w:rsidR="00917AE4" w:rsidRDefault="00917AE4" w:rsidP="008378BD">
            <w:r>
              <w:t>9. 별도의 `통합 요약` 시트를 만들고 다음 내용을 정리해줘.</w:t>
            </w:r>
          </w:p>
          <w:p w14:paraId="5E4612F1" w14:textId="77777777" w:rsidR="00917AE4" w:rsidRDefault="00917AE4" w:rsidP="008378BD">
            <w:r>
              <w:t xml:space="preserve">   - 원본 파일별 데이터 건수</w:t>
            </w:r>
          </w:p>
          <w:p w14:paraId="41519266" w14:textId="77777777" w:rsidR="00917AE4" w:rsidRDefault="00917AE4" w:rsidP="008378BD">
            <w:r>
              <w:t xml:space="preserve">   - 날짜별 데이터 건수</w:t>
            </w:r>
          </w:p>
          <w:p w14:paraId="716A391B" w14:textId="77777777" w:rsidR="00917AE4" w:rsidRDefault="00917AE4" w:rsidP="008378BD">
            <w:r>
              <w:t xml:space="preserve">   - 검사 결과(`Result`)별 건수</w:t>
            </w:r>
          </w:p>
          <w:p w14:paraId="131DA9C9" w14:textId="77777777" w:rsidR="00917AE4" w:rsidRDefault="00917AE4" w:rsidP="008378BD">
            <w:r>
              <w:t xml:space="preserve">   - 전체 데이터 건수</w:t>
            </w:r>
          </w:p>
          <w:p w14:paraId="740749ED" w14:textId="77777777" w:rsidR="00917AE4" w:rsidRDefault="00917AE4" w:rsidP="008378BD">
            <w:r>
              <w:t>10. 원본 파일별 데이터 건수를 비교할 수 있는 막대 차트를 `통합 요약` 시트에 추가해줘.</w:t>
            </w:r>
          </w:p>
          <w:p w14:paraId="56ABF4FE" w14:textId="77777777" w:rsidR="00917AE4" w:rsidRDefault="00917AE4" w:rsidP="008378BD">
            <w:r>
              <w:t>11. 수식 오류와 누락 여부를 검사하고, 원본 파일별 행 수의 합계가 통합 데이터 행 수와 일치하는지 확인해줘.</w:t>
            </w:r>
          </w:p>
          <w:p w14:paraId="1DE2A3B2" w14:textId="77777777" w:rsidR="00917AE4" w:rsidRDefault="00917AE4" w:rsidP="008378BD">
            <w:r>
              <w:t>12. 원본 파일은 변경하지 말고 결과를 다음 파일로 저장해줘.</w:t>
            </w:r>
          </w:p>
          <w:p w14:paraId="1AAE9AF7" w14:textId="77777777" w:rsidR="00917AE4" w:rsidRDefault="00917AE4" w:rsidP="008378BD"/>
          <w:p w14:paraId="377BAB28" w14:textId="77777777" w:rsidR="00917AE4" w:rsidRDefault="00917AE4" w:rsidP="008378BD">
            <w:r>
              <w:t>C:\DEV\manufacturing\A_Line_통합_검사기록.xlsx</w:t>
            </w:r>
          </w:p>
        </w:tc>
      </w:tr>
    </w:tbl>
    <w:p w14:paraId="2C8A49A5" w14:textId="77777777" w:rsidR="00917AE4" w:rsidRDefault="00917AE4" w:rsidP="00917AE4"/>
    <w:p w14:paraId="503816E8" w14:textId="77777777" w:rsidR="00917AE4" w:rsidRDefault="00917AE4" w:rsidP="00917AE4">
      <w:pPr>
        <w:spacing w:after="70"/>
        <w:ind w:left="360" w:hanging="300"/>
      </w:pPr>
      <w:r>
        <w:t>○ 채팅(상담) — 정해진 정답이 없는 주제도 대화하듯 묻고 답하며 방법을 함께 정리합니다.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5062270" w14:textId="77777777" w:rsidTr="008378BD">
        <w:tc>
          <w:tcPr>
            <w:tcW w:w="9026" w:type="dxa"/>
            <w:shd w:val="clear" w:color="auto" w:fill="F3F3F1"/>
          </w:tcPr>
          <w:p w14:paraId="12D3A590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5C8352A3" w14:textId="77777777" w:rsidR="00917AE4" w:rsidRDefault="00917AE4" w:rsidP="008378BD">
            <w:r>
              <w:t>다운로드 폴더 정리하는 방법 알려줘. 카테고리 분류 기준과 중복 파일 처리 원칙도 함께 알려줘.</w:t>
            </w:r>
          </w:p>
        </w:tc>
      </w:tr>
    </w:tbl>
    <w:p w14:paraId="4763F9C1" w14:textId="77777777" w:rsidR="00917AE4" w:rsidRDefault="00917AE4" w:rsidP="00917AE4"/>
    <w:p w14:paraId="61713D80" w14:textId="77777777" w:rsidR="00917AE4" w:rsidRDefault="00917AE4" w:rsidP="00917AE4">
      <w:pPr>
        <w:spacing w:after="70"/>
        <w:ind w:left="360" w:hanging="300"/>
      </w:pPr>
      <w:r>
        <w:t>○ 텍스트에서 이미지 생성 — 원하는 장면이나 스타일을 글로 설명해서 새 이미지를 만듭니다.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DE79BB6" w14:textId="77777777" w:rsidTr="008378BD">
        <w:tc>
          <w:tcPr>
            <w:tcW w:w="9026" w:type="dxa"/>
            <w:shd w:val="clear" w:color="auto" w:fill="F3F3F1"/>
          </w:tcPr>
          <w:p w14:paraId="50512FEA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55A80ABC" w14:textId="77777777" w:rsidR="00917AE4" w:rsidRDefault="00917AE4" w:rsidP="008378BD">
            <w:r>
              <w:t xml:space="preserve">다음 내용의 이미지 5장을 만들어서 </w:t>
            </w:r>
            <w:proofErr w:type="spellStart"/>
            <w:r>
              <w:t>핸드폰이미지</w:t>
            </w:r>
            <w:proofErr w:type="spellEnd"/>
            <w:r>
              <w:t xml:space="preserve"> 폴더에 저장해줘.</w:t>
            </w:r>
          </w:p>
          <w:p w14:paraId="2AB0A943" w14:textId="77777777" w:rsidR="00917AE4" w:rsidRDefault="00917AE4" w:rsidP="008378BD">
            <w:r>
              <w:t>- 깨져서 불량인 스마트폰 이미지 5장</w:t>
            </w:r>
          </w:p>
          <w:p w14:paraId="565A3672" w14:textId="77777777" w:rsidR="00917AE4" w:rsidRDefault="00917AE4" w:rsidP="008378BD">
            <w:r>
              <w:t>- 깨진 부분 없는 정상인 스마트폰 이미지 5장</w:t>
            </w:r>
          </w:p>
        </w:tc>
      </w:tr>
    </w:tbl>
    <w:p w14:paraId="194D8F54" w14:textId="77777777" w:rsidR="00917AE4" w:rsidRDefault="00917AE4" w:rsidP="00917AE4"/>
    <w:p w14:paraId="4F8046CE" w14:textId="77777777" w:rsidR="00917AE4" w:rsidRDefault="00917AE4" w:rsidP="00917AE4">
      <w:pPr>
        <w:spacing w:after="70"/>
        <w:ind w:left="360" w:hanging="300"/>
      </w:pPr>
      <w:r>
        <w:t>○ 기존 이미지 변형 생성 — 가지고 있는 이미지를 바탕으로 상태나 스타일만 바꾼 새 이미지를 만듭니다.</w:t>
      </w:r>
      <w:r>
        <w:rPr>
          <w:rFonts w:hint="eastAsia"/>
        </w:rPr>
        <w:t xml:space="preserve"> 경로 복사 후 실습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0BBE71F" w14:textId="77777777" w:rsidTr="008378BD">
        <w:tc>
          <w:tcPr>
            <w:tcW w:w="9026" w:type="dxa"/>
            <w:shd w:val="clear" w:color="auto" w:fill="F3F3F1"/>
          </w:tcPr>
          <w:p w14:paraId="07293D02" w14:textId="77777777" w:rsidR="00917AE4" w:rsidRDefault="00917AE4" w:rsidP="008378BD">
            <w:r>
              <w:rPr>
                <w:b/>
              </w:rPr>
              <w:lastRenderedPageBreak/>
              <w:t>Codex App 작성 칸</w:t>
            </w:r>
          </w:p>
          <w:p w14:paraId="541625FB" w14:textId="77777777" w:rsidR="00917AE4" w:rsidRDefault="00917AE4" w:rsidP="008378BD">
            <w:r>
              <w:t>[정상_1.png] 이미지를 바탕으로, 같은 스마트폰 기종에 액정이 깨진 모습만 다르게 표현한 이미지를 새로 만들어서 같은 폴더에 저장해줘.</w:t>
            </w:r>
          </w:p>
        </w:tc>
      </w:tr>
    </w:tbl>
    <w:p w14:paraId="739E8167" w14:textId="77777777" w:rsidR="00917AE4" w:rsidRDefault="00917AE4" w:rsidP="00917AE4"/>
    <w:p w14:paraId="22D7310C" w14:textId="77777777" w:rsidR="00917AE4" w:rsidRDefault="00917AE4" w:rsidP="00917AE4">
      <w:pPr>
        <w:spacing w:after="70"/>
        <w:ind w:left="360" w:hanging="300"/>
      </w:pPr>
      <w:r>
        <w:t>○ 유사도 검색 — 새로 들어온 내용과 가장 비슷한 과거 사례를 데이터에서 찾습니다.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2"/>
      </w:tblGrid>
      <w:tr w:rsidR="00917AE4" w14:paraId="21A55201" w14:textId="77777777" w:rsidTr="008378BD">
        <w:tc>
          <w:tcPr>
            <w:tcW w:w="9026" w:type="dxa"/>
            <w:shd w:val="clear" w:color="auto" w:fill="F3F3F1"/>
          </w:tcPr>
          <w:p w14:paraId="3481711A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64DCC0D2" w14:textId="77777777" w:rsidR="00917AE4" w:rsidRDefault="00917AE4" w:rsidP="008378BD">
            <w:r>
              <w:t>[</w:t>
            </w:r>
            <w:proofErr w:type="spellStart"/>
            <w:r>
              <w:t>A_Line</w:t>
            </w:r>
            <w:proofErr w:type="spellEnd"/>
            <w:r>
              <w:t>_통합_검사기록.xlsx](C:\\DEV\\manufacturing\\</w:t>
            </w:r>
            <w:proofErr w:type="spellStart"/>
            <w:r>
              <w:t>A_Line</w:t>
            </w:r>
            <w:proofErr w:type="spellEnd"/>
            <w:r>
              <w:t>_통합_검사기록.xlsx)에서, 아래 새로 접수된 불량 현상과 설명이 가장 비슷한 과거 사례를 상위 5건 찾아서 발생일과 함께 표로 정리해줘.</w:t>
            </w:r>
          </w:p>
          <w:p w14:paraId="03DE11FB" w14:textId="77777777" w:rsidR="00917AE4" w:rsidRDefault="00917AE4" w:rsidP="008378BD"/>
          <w:p w14:paraId="79648DEA" w14:textId="77777777" w:rsidR="00917AE4" w:rsidRDefault="00917AE4" w:rsidP="008378BD">
            <w:r>
              <w:t>[새 불량 현상] 액정 하단부에 얼룩이 번지듯 나타나고, 터치 반응이 느려짐</w:t>
            </w:r>
          </w:p>
        </w:tc>
      </w:tr>
    </w:tbl>
    <w:p w14:paraId="5E47BDEA" w14:textId="77777777" w:rsidR="00917AE4" w:rsidRDefault="00917AE4" w:rsidP="00917AE4"/>
    <w:p w14:paraId="014D93C7" w14:textId="77777777" w:rsidR="00917AE4" w:rsidRDefault="00917AE4" w:rsidP="00917AE4">
      <w:pPr>
        <w:spacing w:after="70"/>
        <w:ind w:left="360" w:hanging="300"/>
      </w:pPr>
      <w:r>
        <w:t>○ 음성을 텍스트로 변환 — 녹음 파일 속 말소리를 글자로 받아 적습니다.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CC16222" w14:textId="77777777" w:rsidTr="008378BD">
        <w:tc>
          <w:tcPr>
            <w:tcW w:w="9026" w:type="dxa"/>
            <w:shd w:val="clear" w:color="auto" w:fill="F3F3F1"/>
          </w:tcPr>
          <w:p w14:paraId="182ADDA3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3F856D5D" w14:textId="77777777" w:rsidR="00917AE4" w:rsidRDefault="00917AE4" w:rsidP="008378BD">
            <w:r>
              <w:t>[0905_회의.m4a](C:\\DEV\\meeting\\0905_회의.m4a) 파일 내용을 텍스트로 받아 적어줘. 화자가 여러 명이면 발언자 A, B로 구분해줘.</w:t>
            </w:r>
          </w:p>
        </w:tc>
      </w:tr>
    </w:tbl>
    <w:p w14:paraId="21DEB6AD" w14:textId="77777777" w:rsidR="00917AE4" w:rsidRDefault="00917AE4" w:rsidP="00917AE4"/>
    <w:p w14:paraId="7812DC4B" w14:textId="77777777" w:rsidR="00917AE4" w:rsidRDefault="00917AE4" w:rsidP="00917AE4">
      <w:pPr>
        <w:spacing w:after="70"/>
        <w:ind w:left="360" w:hanging="300"/>
      </w:pPr>
      <w:r>
        <w:t>○ 음성을 영어로 번역해서 텍스트로 저장하기 — 녹음 파일 속 말소리를 듣고 영어로 번역한 결과를 파일로 남깁니다.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CE7DC12" w14:textId="77777777" w:rsidTr="008378BD">
        <w:tc>
          <w:tcPr>
            <w:tcW w:w="9026" w:type="dxa"/>
            <w:shd w:val="clear" w:color="auto" w:fill="F3F3F1"/>
          </w:tcPr>
          <w:p w14:paraId="069A1419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6001B775" w14:textId="77777777" w:rsidR="00917AE4" w:rsidRDefault="00917AE4" w:rsidP="008378BD">
            <w:r>
              <w:t>[0905_회의.m4a](C:\\DEV\\meeting\\0905_회의.m4a) 파일 내용을 듣고, 영어로 번역한 텍스트를 같은 폴더에 0905_meeting_en.txt로 저장해줘.</w:t>
            </w:r>
          </w:p>
        </w:tc>
      </w:tr>
    </w:tbl>
    <w:p w14:paraId="25F26CD7" w14:textId="77777777" w:rsidR="00917AE4" w:rsidRDefault="00917AE4" w:rsidP="00917AE4"/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A001E45" w14:textId="77777777" w:rsidTr="008378BD">
        <w:tc>
          <w:tcPr>
            <w:tcW w:w="9026" w:type="dxa"/>
            <w:shd w:val="clear" w:color="auto" w:fill="FBF7EE"/>
          </w:tcPr>
          <w:p w14:paraId="604646D3" w14:textId="77777777" w:rsidR="00917AE4" w:rsidRDefault="00917AE4" w:rsidP="008378BD">
            <w:r>
              <w:rPr>
                <w:b/>
                <w:color w:val="5B8C4A"/>
              </w:rPr>
              <w:t xml:space="preserve">[TIP] </w:t>
            </w:r>
            <w:r>
              <w:rPr>
                <w:b/>
                <w:color w:val="2B2B2B"/>
              </w:rPr>
              <w:t>유형은 섞어서 써도 됩니다</w:t>
            </w:r>
          </w:p>
          <w:p w14:paraId="0317FAE0" w14:textId="77777777" w:rsidR="00917AE4" w:rsidRDefault="00917AE4" w:rsidP="008378BD">
            <w:r>
              <w:t>실제 업무에서는 한 번의 요청에 여러 유형이 함께 들어갑니다. 예를 들어 "이 녹음 파일을 텍스트로 바꾸고(음성→텍스트), 영어로 번역한 뒤(번역), 5줄로 요약해줘(요약)"처럼 이어 붙여도 Codex는 순서대로 처리합니다.</w:t>
            </w:r>
          </w:p>
        </w:tc>
      </w:tr>
    </w:tbl>
    <w:p w14:paraId="01960E12" w14:textId="77777777" w:rsidR="00917AE4" w:rsidRDefault="00917AE4" w:rsidP="00917AE4"/>
    <w:p w14:paraId="74A67A37" w14:textId="77777777" w:rsidR="00917AE4" w:rsidRDefault="00917AE4" w:rsidP="00917AE4">
      <w:r>
        <w:t>✅ 12가지 유형 중 3가지 이상 직접 실행해봤다</w:t>
      </w:r>
    </w:p>
    <w:p w14:paraId="31AB7A3B" w14:textId="77777777" w:rsidR="00917AE4" w:rsidRDefault="00917AE4" w:rsidP="00917AE4">
      <w:r>
        <w:t>✅ 예시의 폴더/파일 경로를 내 컴퓨터의 실제 경로로 바꿔서 다시 시도해봤다</w:t>
      </w:r>
    </w:p>
    <w:p w14:paraId="1A7CFE2E" w14:textId="77777777" w:rsidR="00917AE4" w:rsidRDefault="00917AE4" w:rsidP="00917AE4">
      <w:r>
        <w:t>✅ 결과물(문서, 표, 이미지, 텍스트 파일 등)을 직접 열어 확인했다</w:t>
      </w:r>
    </w:p>
    <w:p w14:paraId="482FEEE5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2-5. 참고: CLI도 같은 AI 모델을 씁니다 (보조)</w:t>
      </w:r>
      <w:bookmarkEnd w:id="8"/>
    </w:p>
    <w:p w14:paraId="71ECAC44" w14:textId="77777777" w:rsidR="00917AE4" w:rsidRDefault="00917AE4" w:rsidP="00917AE4">
      <w:pPr>
        <w:spacing w:after="120"/>
      </w:pPr>
      <w:r>
        <w:t>스크립트·CI 자동화가 필요할 때를 대비해 CLI 설치도 알아 둡니다. App으로 실습하는 데는 필수가 아니므로, 지금은 ‘이런 것도 있다’ 정도로 넘어가도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16C725E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9AE2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(선택)</w:t>
            </w:r>
          </w:p>
          <w:p w14:paraId="65BBEFC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Codex CLI </w:t>
            </w:r>
            <w:r>
              <w:rPr>
                <w:rFonts w:ascii="Consolas" w:hAnsi="Consolas"/>
                <w:sz w:val="19"/>
                <w:szCs w:val="19"/>
              </w:rPr>
              <w:t>전역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(Node.js 18+ </w:t>
            </w:r>
            <w:r>
              <w:rPr>
                <w:rFonts w:ascii="Consolas" w:hAnsi="Consolas"/>
                <w:sz w:val="19"/>
                <w:szCs w:val="19"/>
              </w:rPr>
              <w:t>필요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5E99F2B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 -g @openai/codex</w:t>
            </w:r>
          </w:p>
          <w:p w14:paraId="1E8C2F95" w14:textId="77777777" w:rsidR="00917AE4" w:rsidRDefault="00917AE4" w:rsidP="008378BD">
            <w:pPr>
              <w:spacing w:after="20" w:line="268" w:lineRule="auto"/>
            </w:pPr>
          </w:p>
          <w:p w14:paraId="030A1D7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</w:t>
            </w:r>
            <w:r>
              <w:rPr>
                <w:rFonts w:ascii="Consolas" w:hAnsi="Consolas"/>
                <w:sz w:val="19"/>
                <w:szCs w:val="19"/>
              </w:rPr>
              <w:t xml:space="preserve"> /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3618B91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--version</w:t>
            </w:r>
          </w:p>
          <w:p w14:paraId="6D80976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codex login       # </w:t>
            </w:r>
            <w:r>
              <w:rPr>
                <w:rFonts w:ascii="Consolas" w:hAnsi="Consolas"/>
                <w:sz w:val="19"/>
                <w:szCs w:val="19"/>
              </w:rPr>
              <w:t>브라우저로</w:t>
            </w:r>
            <w:r>
              <w:rPr>
                <w:rFonts w:ascii="Consolas" w:hAnsi="Consolas"/>
                <w:sz w:val="19"/>
                <w:szCs w:val="19"/>
              </w:rPr>
              <w:t xml:space="preserve"> ChatGPT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793DD755" w14:textId="77777777" w:rsidR="00917AE4" w:rsidRDefault="00917AE4" w:rsidP="008378BD">
            <w:pPr>
              <w:spacing w:after="20" w:line="268" w:lineRule="auto"/>
            </w:pPr>
          </w:p>
          <w:p w14:paraId="547AD4A2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1F5EACB0" wp14:editId="0E13A24C">
                  <wp:extent cx="5731510" cy="892810"/>
                  <wp:effectExtent l="0" t="0" r="2540" b="2540"/>
                  <wp:docPr id="9332678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678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C3554" w14:textId="77777777" w:rsidR="00917AE4" w:rsidRDefault="00917AE4" w:rsidP="008378BD">
            <w:pPr>
              <w:spacing w:after="20" w:line="268" w:lineRule="auto"/>
            </w:pPr>
          </w:p>
          <w:p w14:paraId="2BD68F44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22460697" wp14:editId="7377A58B">
                  <wp:extent cx="5731510" cy="2857500"/>
                  <wp:effectExtent l="0" t="0" r="2540" b="0"/>
                  <wp:docPr id="16714144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144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2DC92" w14:textId="77777777" w:rsidR="00917AE4" w:rsidRDefault="00917AE4" w:rsidP="008378BD">
            <w:pPr>
              <w:spacing w:after="20" w:line="268" w:lineRule="auto"/>
            </w:pPr>
          </w:p>
          <w:p w14:paraId="5D14C812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5016CBC4" wp14:editId="15940B3A">
                  <wp:extent cx="5731510" cy="1421765"/>
                  <wp:effectExtent l="0" t="0" r="2540" b="6985"/>
                  <wp:docPr id="19240232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0232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C3E1F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B7F6E8F" wp14:editId="12C15086">
                  <wp:extent cx="5731510" cy="1856105"/>
                  <wp:effectExtent l="0" t="0" r="2540" b="0"/>
                  <wp:docPr id="17949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93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7EE19" w14:textId="77777777" w:rsidR="00917AE4" w:rsidRDefault="00917AE4" w:rsidP="008378BD">
            <w:pPr>
              <w:spacing w:after="20" w:line="268" w:lineRule="auto"/>
            </w:pPr>
          </w:p>
          <w:p w14:paraId="16760FD3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1D3ADFCD" wp14:editId="76A87B02">
                  <wp:extent cx="5731510" cy="3063875"/>
                  <wp:effectExtent l="0" t="0" r="2540" b="3175"/>
                  <wp:docPr id="2727954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954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9CF51" w14:textId="77777777" w:rsidR="00917AE4" w:rsidRDefault="00917AE4" w:rsidP="008378BD">
            <w:pPr>
              <w:spacing w:after="20" w:line="268" w:lineRule="auto"/>
            </w:pPr>
          </w:p>
          <w:p w14:paraId="0CA34313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3883FD21" wp14:editId="3A92A924">
                  <wp:extent cx="5731510" cy="800735"/>
                  <wp:effectExtent l="0" t="0" r="2540" b="0"/>
                  <wp:docPr id="1996007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072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0F1E9" w14:textId="77777777" w:rsidR="00917AE4" w:rsidRDefault="00917AE4" w:rsidP="008378BD">
            <w:pPr>
              <w:spacing w:after="20" w:line="268" w:lineRule="auto"/>
            </w:pPr>
          </w:p>
          <w:p w14:paraId="325D78D2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76F8EDD" wp14:editId="7DC88461">
                  <wp:extent cx="5731510" cy="3063875"/>
                  <wp:effectExtent l="0" t="0" r="2540" b="3175"/>
                  <wp:docPr id="16370208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2089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0EFD3" w14:textId="77777777" w:rsidR="00917AE4" w:rsidRDefault="00917AE4" w:rsidP="008378BD">
            <w:pPr>
              <w:spacing w:after="20" w:line="268" w:lineRule="auto"/>
            </w:pPr>
          </w:p>
          <w:p w14:paraId="242D3BD5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108B841D" wp14:editId="5357FE36">
                  <wp:extent cx="5731510" cy="3063875"/>
                  <wp:effectExtent l="0" t="0" r="2540" b="3175"/>
                  <wp:docPr id="19908217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217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D2D79" w14:textId="77777777" w:rsidR="00917AE4" w:rsidRDefault="00917AE4" w:rsidP="008378BD">
            <w:pPr>
              <w:spacing w:after="20" w:line="268" w:lineRule="auto"/>
            </w:pPr>
          </w:p>
          <w:p w14:paraId="6FA665A7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1C047DD" wp14:editId="7891D8DA">
                  <wp:extent cx="5731510" cy="3063875"/>
                  <wp:effectExtent l="0" t="0" r="2540" b="3175"/>
                  <wp:docPr id="14243901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39018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AAAE" w14:textId="77777777" w:rsidR="00917AE4" w:rsidRDefault="00917AE4" w:rsidP="008378BD">
            <w:pPr>
              <w:spacing w:after="20" w:line="268" w:lineRule="auto"/>
            </w:pPr>
          </w:p>
          <w:p w14:paraId="781ECE84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0E390EDF" wp14:editId="3DFC353D">
                  <wp:extent cx="5731510" cy="3063875"/>
                  <wp:effectExtent l="0" t="0" r="2540" b="3175"/>
                  <wp:docPr id="19104511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5111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5A114" w14:textId="77777777" w:rsidR="00917AE4" w:rsidRDefault="00917AE4" w:rsidP="008378BD">
            <w:pPr>
              <w:spacing w:after="20" w:line="268" w:lineRule="auto"/>
            </w:pPr>
          </w:p>
          <w:p w14:paraId="14615150" w14:textId="77777777" w:rsidR="00917AE4" w:rsidRDefault="00917AE4" w:rsidP="008378BD">
            <w:pPr>
              <w:spacing w:after="70"/>
              <w:ind w:left="360" w:hanging="300"/>
            </w:pPr>
          </w:p>
          <w:tbl>
            <w:tblPr>
              <w:tblW w:w="9020" w:type="dxa"/>
              <w:tblBorders>
                <w:top w:val="single" w:sz="4" w:space="0" w:color="C9C4B8"/>
                <w:left w:val="single" w:sz="4" w:space="0" w:color="C9C4B8"/>
                <w:bottom w:val="single" w:sz="4" w:space="0" w:color="C9C4B8"/>
                <w:right w:val="single" w:sz="4" w:space="0" w:color="C9C4B8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0"/>
            </w:tblGrid>
            <w:tr w:rsidR="00917AE4" w14:paraId="3085F53A" w14:textId="77777777" w:rsidTr="008378BD">
              <w:tc>
                <w:tcPr>
                  <w:tcW w:w="9020" w:type="dxa"/>
                  <w:shd w:val="clear" w:color="auto" w:fill="F3F3F1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747923C1" w14:textId="77777777" w:rsidR="00917AE4" w:rsidRDefault="00917AE4" w:rsidP="008378BD">
                  <w:pPr>
                    <w:spacing w:after="60"/>
                  </w:pPr>
                  <w:r>
                    <w:rPr>
                      <w:b/>
                      <w:bCs/>
                      <w:color w:val="2B2B2B"/>
                      <w:sz w:val="21"/>
                      <w:szCs w:val="21"/>
                    </w:rPr>
                    <w:t>Codex App 작성 칸</w:t>
                  </w:r>
                </w:p>
                <w:p w14:paraId="665D9E12" w14:textId="77777777" w:rsidR="00917AE4" w:rsidRDefault="00917AE4" w:rsidP="008378BD">
                  <w:pPr>
                    <w:spacing w:after="40" w:line="268" w:lineRule="auto"/>
                  </w:pPr>
                  <w:r>
                    <w:t>현재 디렉터리의 폴더와 파일 구조를 확인하고 이 프로젝트가 무엇인지 설명해줘.</w:t>
                  </w:r>
                </w:p>
              </w:tc>
            </w:tr>
          </w:tbl>
          <w:p w14:paraId="1E1D8000" w14:textId="77777777" w:rsidR="00917AE4" w:rsidRDefault="00917AE4" w:rsidP="008378BD">
            <w:pPr>
              <w:spacing w:after="120"/>
            </w:pPr>
          </w:p>
          <w:p w14:paraId="6CC42FE0" w14:textId="77777777" w:rsidR="00917AE4" w:rsidRPr="006C107D" w:rsidRDefault="00917AE4" w:rsidP="008378BD">
            <w:pPr>
              <w:spacing w:after="20" w:line="268" w:lineRule="auto"/>
            </w:pPr>
          </w:p>
          <w:p w14:paraId="3D6DA733" w14:textId="77777777" w:rsidR="00917AE4" w:rsidRDefault="00917AE4" w:rsidP="008378BD">
            <w:pPr>
              <w:spacing w:after="20" w:line="268" w:lineRule="auto"/>
            </w:pPr>
          </w:p>
          <w:p w14:paraId="32B42F10" w14:textId="77777777" w:rsidR="00917AE4" w:rsidRDefault="00917AE4" w:rsidP="008378BD">
            <w:pPr>
              <w:spacing w:after="20" w:line="268" w:lineRule="auto"/>
            </w:pPr>
            <w:r>
              <w:lastRenderedPageBreak/>
              <w:t>현재 디렉터리의 폴더와 파일 구조를 확인하고 이 프로젝트가 무엇인지 설명해줘.</w:t>
            </w:r>
          </w:p>
          <w:p w14:paraId="457E42FE" w14:textId="77777777" w:rsidR="00917AE4" w:rsidRDefault="00917AE4" w:rsidP="008378BD">
            <w:pPr>
              <w:spacing w:after="20" w:line="268" w:lineRule="auto"/>
            </w:pPr>
          </w:p>
          <w:p w14:paraId="17DCDD5F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0F932FCB" wp14:editId="1C9D2EED">
                  <wp:extent cx="5731510" cy="3063875"/>
                  <wp:effectExtent l="0" t="0" r="2540" b="3175"/>
                  <wp:docPr id="14895683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683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549DA" w14:textId="77777777" w:rsidR="00917AE4" w:rsidRDefault="00917AE4" w:rsidP="008378BD">
            <w:pPr>
              <w:spacing w:after="20" w:line="268" w:lineRule="auto"/>
            </w:pPr>
          </w:p>
          <w:p w14:paraId="248ED67C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macOS Homebrew: brew install codex </w:t>
            </w:r>
            <w:r>
              <w:rPr>
                <w:rFonts w:ascii="Consolas" w:hAnsi="Consolas"/>
                <w:sz w:val="19"/>
                <w:szCs w:val="19"/>
              </w:rPr>
              <w:t>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</w:tc>
      </w:tr>
    </w:tbl>
    <w:p w14:paraId="71067E29" w14:textId="77777777" w:rsidR="00917AE4" w:rsidRDefault="00917AE4" w:rsidP="00917AE4">
      <w:pPr>
        <w:spacing w:after="40"/>
      </w:pPr>
    </w:p>
    <w:p w14:paraId="2122EA46" w14:textId="77777777" w:rsidR="00917AE4" w:rsidRDefault="00917AE4" w:rsidP="00917AE4">
      <w:pPr>
        <w:spacing w:after="60"/>
        <w:ind w:left="360" w:hanging="300"/>
      </w:pPr>
      <w:r>
        <w:t>✅ Codex App에 로그인했다</w:t>
      </w:r>
    </w:p>
    <w:p w14:paraId="5382512D" w14:textId="77777777" w:rsidR="00917AE4" w:rsidRDefault="00917AE4" w:rsidP="00917AE4">
      <w:pPr>
        <w:spacing w:after="60"/>
        <w:ind w:left="360" w:hanging="300"/>
      </w:pPr>
      <w:r>
        <w:t>✅ 연습 폴더를 앱에서 열었다</w:t>
      </w:r>
    </w:p>
    <w:p w14:paraId="49710BB5" w14:textId="77777777" w:rsidR="00917AE4" w:rsidRDefault="00917AE4" w:rsidP="00917AE4">
      <w:pPr>
        <w:spacing w:after="60"/>
        <w:ind w:left="360" w:hanging="300"/>
      </w:pPr>
      <w:r>
        <w:t>✅ hello.txt 가 생성되고 내용이 보인다</w:t>
      </w:r>
    </w:p>
    <w:p w14:paraId="10DAE8DC" w14:textId="77777777" w:rsidR="00917AE4" w:rsidRDefault="00917AE4" w:rsidP="00917AE4">
      <w:r>
        <w:br w:type="page"/>
      </w:r>
    </w:p>
    <w:p w14:paraId="39240C0D" w14:textId="77777777" w:rsidR="00917AE4" w:rsidRDefault="00917AE4" w:rsidP="00917AE4">
      <w:pPr>
        <w:pStyle w:val="20"/>
        <w:spacing w:before="240" w:after="110"/>
      </w:pPr>
      <w:bookmarkStart w:id="9" w:name="_Toc900010"/>
      <w:r>
        <w:rPr>
          <w:b/>
          <w:bCs/>
          <w:color w:val="3A3222"/>
          <w:sz w:val="25"/>
          <w:szCs w:val="25"/>
        </w:rPr>
        <w:lastRenderedPageBreak/>
        <w:t>2-6. Codex App 사이드바 핵심 기능 — 사이트·예약·플러그인</w:t>
      </w:r>
      <w:bookmarkEnd w:id="9"/>
    </w:p>
    <w:p w14:paraId="36EF172E" w14:textId="77777777" w:rsidR="00917AE4" w:rsidRDefault="00917AE4" w:rsidP="00917AE4">
      <w:pPr>
        <w:spacing w:after="120"/>
      </w:pPr>
      <w:r>
        <w:t xml:space="preserve">Codex App 왼쪽의 사이드바에는 새 채팅·풀 </w:t>
      </w:r>
      <w:proofErr w:type="spellStart"/>
      <w:r>
        <w:t>리퀀스트</w:t>
      </w:r>
      <w:proofErr w:type="spellEnd"/>
      <w:r>
        <w:t xml:space="preserve"> 외에도 세 가지 강력한 메뉴가 더 있습니다: ‘사이트(Sites)’·‘예약(Scheduled)’·‘플러그인(Plugins)’. 각각 ‘웹을 만들어 공유하기’, ‘반복 작업을 자동으로 돌리기’, ‘Codex의 기능을 늘리기’</w:t>
      </w:r>
      <w:proofErr w:type="spellStart"/>
      <w:r>
        <w:t>에</w:t>
      </w:r>
      <w:proofErr w:type="spellEnd"/>
      <w:r>
        <w:t xml:space="preserve"> 해당합니다. 아래 세 개의 짧은 실습으로 하나씩 직접 눈으로 확인해 봅니다.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210D75E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90BF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메뉴 이름은 버전에 따라 조금씩 다릅니다</w:t>
            </w:r>
          </w:p>
          <w:p w14:paraId="2C2DBF4E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화면의 메뉴 명칭(예: 예약/Scheduled)이나 위치는 앱 버전·요금제에 따라 다를 수 있습니다. 사이드바에 해당 메뉴가 보이지 않으면, 새 채팅의 프롬프트창에서 서비스 이름(예: @Sites)을 직접 적어 호출해도 됩니다.</w:t>
            </w:r>
          </w:p>
        </w:tc>
      </w:tr>
    </w:tbl>
    <w:p w14:paraId="0B232EA8" w14:textId="77777777" w:rsidR="00917AE4" w:rsidRDefault="00917AE4" w:rsidP="00917AE4">
      <w:pPr>
        <w:pStyle w:val="30"/>
        <w:spacing w:before="180" w:after="90"/>
        <w:ind w:left="1180" w:hanging="460"/>
      </w:pPr>
      <w:bookmarkStart w:id="10" w:name="_Toc900011"/>
      <w:r>
        <w:rPr>
          <w:b/>
          <w:bCs/>
          <w:color w:val="4A4030"/>
          <w:sz w:val="23"/>
          <w:szCs w:val="23"/>
        </w:rPr>
        <w:t>2-6-1. ▶ 실습: ‘사이트(Sites)’로 웹페이지 만들어 공유하기</w:t>
      </w:r>
      <w:bookmarkEnd w:id="10"/>
    </w:p>
    <w:p w14:paraId="5FC1A019" w14:textId="77777777" w:rsidR="00917AE4" w:rsidRDefault="00917AE4" w:rsidP="00917AE4">
      <w:pPr>
        <w:spacing w:after="120"/>
      </w:pPr>
      <w:r>
        <w:t>‘사이트(Sites)’는 프롬프트 한 줄로 진짜 웹페이지·웹 앱·게임을 만들어 OpenAI 서버에 바로 호스팅(인터넷에 올려 주기)해 주는 기능입니다. 별도의 배포 설정 없이, Codex가 웹을 만들고 → 미리보기로 검토하고 → 공개 범위를 골라 링크로 공유합니다. (Part 8의 GitHub Pages 배포가 ‘내 손으로 하는 배포’라면, Sites는 ‘Codex에게 맡기는 배포’입니다.)</w:t>
      </w:r>
    </w:p>
    <w:p w14:paraId="2227BA59" w14:textId="77777777" w:rsidR="00917AE4" w:rsidRDefault="00917AE4" w:rsidP="00917AE4">
      <w:pPr>
        <w:spacing w:after="120"/>
      </w:pPr>
      <w:r>
        <w:t>C:\DEV\sidebar</w:t>
      </w:r>
    </w:p>
    <w:p w14:paraId="6924A4F2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551E0C11" wp14:editId="7CC1DD6F">
            <wp:extent cx="5731510" cy="4044950"/>
            <wp:effectExtent l="0" t="0" r="2540" b="0"/>
            <wp:docPr id="1219056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6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D618" w14:textId="77777777" w:rsidR="00917AE4" w:rsidRDefault="00917AE4" w:rsidP="00917AE4">
      <w:pPr>
        <w:spacing w:after="120"/>
      </w:pPr>
    </w:p>
    <w:p w14:paraId="429A2C10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lastRenderedPageBreak/>
        <w:t xml:space="preserve">1. </w:t>
      </w:r>
      <w:r>
        <w:t>왼쪽 사이드바에서 ‘사이트(Sites)’를 클릭합니다. (메뉴가 안 보이면 새 채팅을 열고 프롬프트에 @Sites 를 쓰면 됩니다.)</w:t>
      </w:r>
    </w:p>
    <w:p w14:paraId="2F993762" w14:textId="77777777" w:rsidR="00917AE4" w:rsidRDefault="00917AE4" w:rsidP="00917AE4">
      <w:pPr>
        <w:spacing w:after="70"/>
        <w:ind w:left="360" w:hanging="300"/>
      </w:pPr>
    </w:p>
    <w:p w14:paraId="23EE6EB7" w14:textId="63A6D6DD" w:rsidR="00917AE4" w:rsidRDefault="00000000" w:rsidP="00917AE4">
      <w:pPr>
        <w:spacing w:after="70"/>
        <w:ind w:left="360" w:hanging="300"/>
      </w:pPr>
      <w:r>
        <w:rPr>
          <w:noProof/>
        </w:rPr>
        <w:pict w14:anchorId="7D93929E">
          <v:shape id="자유형: 도형 22" o:spid="_x0000_s2082" style="position:absolute;left:0;text-align:left;margin-left:8.25pt;margin-top:47.25pt;width:320.3pt;height:16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67567,2124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" path="m3676650,2028825v-15875,12700,-28121,32364,-47625,38100c3544022,2091926,3310725,2060758,3267075,2057400v-162159,-61775,-206134,-32925,-266700,-180975c2986934,1843570,2987675,1806575,2981325,1771650v6350,-31750,-6448,-75295,19050,-95250c3115920,1585974,3296411,1592199,3429000,1581150v196850,15875,399127,-945,590550,47625c4059557,1638926,4069832,1701886,4067175,1743075v-4139,64155,-21899,134843,-66675,180975c3852610,2076421,3667402,2084604,3476625,2124075v-225425,-19050,-455230,-9002,-676275,-57150c2694873,2043950,2608892,1967081,2514600,1914525v-99414,-55411,-212531,-93303,-295275,-171450c2162175,1689100,2103460,1636735,2047875,1581150v-58759,-58759,-109435,-125664,-171450,-180975c1820503,1350299,1753606,1314077,1695450,1266825v-43595,-35421,-77966,-81863,-123825,-114300c1486716,1092467,1378466,1064141,1304925,990600v-230407,-230407,68516,78028,-228600,-276225c1041700,673091,999136,639139,962025,600075,938779,575606,920502,546380,895350,523875,862729,494688,721445,392985,676275,371475,646347,357224,611894,354979,581025,342900,538054,326085,449128,272804,390525,266700,260704,253177,130175,247650,,238125,9525,209550,8848,175162,28575,152400,52825,124419,90422,111225,123825,95250,263456,28470,333426,31741,504825,v168275,28575,339904,41746,504825,85725c1140164,120529,1054099,188596,1009650,228600v-7463,6717,-28575,-515,-28575,9525c981075,248165,1000125,244475,1009650,247650e" filled="f" strokecolor="#09101d [484]" strokeweight="1pt">
            <v:stroke joinstyle="miter"/>
            <v:path arrowok="t" o:connecttype="custom" o:connectlocs="3676650,2028825;3629025,2066925;3267075,2057400;3000375,1876425;2981325,1771650;3000375,1676400;3429000,1581150;4019550,1628775;4067175,1743075;4000500,1924050;3476625,2124075;2800350,2066925;2514600,1914525;2219325,1743075;2047875,1581150;1876425,1400175;1695450,1266825;1571625,1152525;1304925,990600;1076325,714375;962025,600075;895350,523875;676275,371475;581025,342900;390525,266700;0,238125;28575,152400;123825,95250;504825,0;1009650,85725;1009650,228600;981075,238125;1009650,247650" o:connectangles="0,0,0,0,0,0,0,0,0,0,0,0,0,0,0,0,0,0,0,0,0,0,0,0,0,0,0,0,0,0,0,0,0"/>
          </v:shape>
        </w:pict>
      </w:r>
      <w:r w:rsidR="00917AE4">
        <w:rPr>
          <w:noProof/>
        </w:rPr>
        <w:drawing>
          <wp:inline distT="0" distB="0" distL="0" distR="0" wp14:anchorId="75EFCFE3" wp14:editId="0C073905">
            <wp:extent cx="5731510" cy="4044950"/>
            <wp:effectExtent l="0" t="0" r="2540" b="0"/>
            <wp:docPr id="274356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6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1A3B" w14:textId="77777777" w:rsidR="00917AE4" w:rsidRDefault="00917AE4" w:rsidP="00917AE4">
      <w:pPr>
        <w:spacing w:after="70"/>
        <w:ind w:left="360" w:hanging="300"/>
      </w:pPr>
    </w:p>
    <w:p w14:paraId="3D6D024E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0C232A8B" wp14:editId="3C23D30A">
            <wp:extent cx="5731510" cy="4044950"/>
            <wp:effectExtent l="0" t="0" r="2540" b="0"/>
            <wp:docPr id="972082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28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3F02" w14:textId="77777777" w:rsidR="00917AE4" w:rsidRDefault="00917AE4" w:rsidP="00917AE4">
      <w:pPr>
        <w:spacing w:after="70"/>
        <w:ind w:left="360" w:hanging="300"/>
      </w:pPr>
    </w:p>
    <w:p w14:paraId="49C3ECF1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아래 프롬프트를 그대로 붙여 넣고 보냅니다. (요청에 ‘website’ 또는 ‘@Sites’가 들어가면 Sites 작업이 시작됩니다.)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61BDFD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5C2BF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6ED1A7C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@Sites </w:t>
            </w:r>
            <w:proofErr w:type="spellStart"/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inksnip</w:t>
            </w:r>
            <w:proofErr w:type="spellEnd"/>
            <w:r>
              <w:rPr>
                <w:sz w:val="21"/>
                <w:szCs w:val="21"/>
              </w:rPr>
              <w:t xml:space="preserve"> 서비스를 소개하는 한 </w:t>
            </w:r>
            <w:proofErr w:type="spellStart"/>
            <w:r>
              <w:rPr>
                <w:sz w:val="21"/>
                <w:szCs w:val="21"/>
              </w:rPr>
              <w:t>페이지짜리</w:t>
            </w:r>
            <w:proofErr w:type="spellEnd"/>
            <w:r>
              <w:rPr>
                <w:sz w:val="21"/>
                <w:szCs w:val="21"/>
              </w:rPr>
              <w:t xml:space="preserve"> 랜딩 웹사이트를 만들어줘.</w:t>
            </w:r>
          </w:p>
          <w:p w14:paraId="311E060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- 서비스 이름, 한 줄 소개, 주요 기능 3가지, ‘지금 시작하기’ 버튼을 넣어줘.</w:t>
            </w:r>
          </w:p>
          <w:p w14:paraId="67DAF5F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우선 배포하지 말고, 검토용 버전으로만 저장해줘.</w:t>
            </w:r>
          </w:p>
        </w:tc>
      </w:tr>
    </w:tbl>
    <w:p w14:paraId="06685C9C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6CB5840B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4563F77B" wp14:editId="271A0326">
            <wp:extent cx="5731510" cy="4044950"/>
            <wp:effectExtent l="0" t="0" r="2540" b="0"/>
            <wp:docPr id="944158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581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7CC1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7099BB2C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Codex가 만든 결과를 미리보기로 열어 내용·링크·버튼이 의도대로 동작하는지 확인합니다.</w:t>
      </w:r>
    </w:p>
    <w:p w14:paraId="54AE76A0" w14:textId="77777777" w:rsidR="00917AE4" w:rsidRDefault="00917AE4" w:rsidP="00917AE4">
      <w:pPr>
        <w:spacing w:after="70"/>
        <w:ind w:left="360" w:hanging="300"/>
      </w:pPr>
    </w:p>
    <w:p w14:paraId="4409CAD7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2BF79E00" wp14:editId="55752DA1">
            <wp:extent cx="5731510" cy="4044950"/>
            <wp:effectExtent l="0" t="0" r="2540" b="0"/>
            <wp:docPr id="2586783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83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777" w14:textId="77777777" w:rsidR="00917AE4" w:rsidRDefault="00917AE4" w:rsidP="00917AE4">
      <w:pPr>
        <w:spacing w:after="70"/>
        <w:ind w:left="360" w:hanging="300"/>
      </w:pPr>
    </w:p>
    <w:p w14:paraId="076EF683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고칠 부분이 있으면 자연어로 수정을 요청합니다. (예: “버튼 색을 파란색으로 바꾸고, 소개 문구를 더 간결하게 해줘.”)</w:t>
      </w:r>
    </w:p>
    <w:p w14:paraId="46F3B0BE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5. </w:t>
      </w:r>
      <w:proofErr w:type="spellStart"/>
      <w:r>
        <w:t>만족스</w:t>
      </w:r>
      <w:r>
        <w:rPr>
          <w:rFonts w:hint="eastAsia"/>
        </w:rPr>
        <w:t>러</w:t>
      </w:r>
      <w:r>
        <w:t>으면</w:t>
      </w:r>
      <w:proofErr w:type="spellEnd"/>
      <w:r>
        <w:t xml:space="preserve"> 공개 범위(나만 / 워크스페이스 / 인터넷 전체)를 골라 배포하고, 받은 링크를 공유합니다.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99A4CA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048D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‘저장’과 ‘배포’는 다릅니다</w:t>
            </w:r>
          </w:p>
          <w:p w14:paraId="0A87DF9D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Sites 공개는 두 단계입니다. 먼저 ‘버전 저장’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검토용 후보를 만들고, 마음에 들 때 ‘배포’합니다. 새 Sites의 모든 배포 URL은 실제 공개 주소이므로, 공개 전에 개인정보·</w:t>
            </w:r>
            <w:proofErr w:type="spellStart"/>
            <w:r>
              <w:rPr>
                <w:sz w:val="21"/>
                <w:szCs w:val="21"/>
              </w:rPr>
              <w:t>비밀값이</w:t>
            </w:r>
            <w:proofErr w:type="spellEnd"/>
            <w:r>
              <w:rPr>
                <w:sz w:val="21"/>
                <w:szCs w:val="21"/>
              </w:rPr>
              <w:t xml:space="preserve"> 들어가지 않았는지 반드시 확인하세요. 새 Sites는 기본적으로 만든 사람과 관리자에게만 보입니다.</w:t>
            </w:r>
          </w:p>
        </w:tc>
      </w:tr>
      <w:tr w:rsidR="00917AE4" w14:paraId="476F101E" w14:textId="77777777" w:rsidTr="008378BD">
        <w:tblPrEx>
          <w:tblBorders>
            <w:top w:val="single" w:sz="4" w:space="0" w:color="5B8C4A"/>
            <w:left w:val="single" w:sz="24" w:space="0" w:color="5B8C4A"/>
            <w:bottom w:val="single" w:sz="4" w:space="0" w:color="5B8C4A"/>
            <w:right w:val="single" w:sz="4" w:space="0" w:color="5B8C4A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B422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방문 통계도 자동으로</w:t>
            </w:r>
          </w:p>
          <w:p w14:paraId="46A51DA5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Sites는 별도 분석 도구를 붙이지 않아도 방문자 수·페이지 조회 수를 자동으로 기록합니다. 배포 후 ‘사이트’에서 해당 사이트 → 더 보기 → 분석(Analytics)을 열면 확인할 수 있습니다.</w:t>
            </w:r>
          </w:p>
        </w:tc>
      </w:tr>
      <w:tr w:rsidR="00917AE4" w14:paraId="754C193C" w14:textId="77777777" w:rsidTr="008378BD">
        <w:tblPrEx>
          <w:tblBorders>
            <w:top w:val="single" w:sz="4" w:space="0" w:color="C0504D"/>
            <w:left w:val="single" w:sz="24" w:space="0" w:color="C0504D"/>
            <w:bottom w:val="single" w:sz="4" w:space="0" w:color="C0504D"/>
            <w:right w:val="single" w:sz="4" w:space="0" w:color="C0504D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A2C30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C0504D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이용 가능 범위</w:t>
            </w:r>
          </w:p>
          <w:p w14:paraId="090DE663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Sites는 프리뷰(베타) 기능으로, 요금제(</w:t>
            </w:r>
            <w:proofErr w:type="spellStart"/>
            <w:r>
              <w:rPr>
                <w:sz w:val="21"/>
                <w:szCs w:val="21"/>
              </w:rPr>
              <w:t>Plus·Pro·Business·Enterprise·Edu</w:t>
            </w:r>
            <w:proofErr w:type="spellEnd"/>
            <w:r>
              <w:rPr>
                <w:sz w:val="21"/>
                <w:szCs w:val="21"/>
              </w:rPr>
              <w:t>)와 지역·워크스페이스 설정에 따라 사용 가능 여부와 한도가 다릅니다. 메뉴가 없거나 한도에 걸리면 이 실습은 읽기만 하고 다음으로 넘어가도 됩니다.</w:t>
            </w:r>
          </w:p>
        </w:tc>
      </w:tr>
    </w:tbl>
    <w:p w14:paraId="0371189F" w14:textId="77777777" w:rsidR="00917AE4" w:rsidRDefault="00917AE4" w:rsidP="00917AE4">
      <w:pPr>
        <w:spacing w:after="60"/>
        <w:ind w:left="360" w:hanging="300"/>
      </w:pPr>
      <w:r>
        <w:t>✅ 사이드바에서 ‘사이트’</w:t>
      </w:r>
      <w:proofErr w:type="spellStart"/>
      <w:r>
        <w:t>를</w:t>
      </w:r>
      <w:proofErr w:type="spellEnd"/>
      <w:r>
        <w:t xml:space="preserve"> 열어 봤다</w:t>
      </w:r>
    </w:p>
    <w:p w14:paraId="24CA4F20" w14:textId="77777777" w:rsidR="00917AE4" w:rsidRDefault="00917AE4" w:rsidP="00917AE4">
      <w:pPr>
        <w:spacing w:after="60"/>
        <w:ind w:left="360" w:hanging="300"/>
      </w:pPr>
      <w:r>
        <w:lastRenderedPageBreak/>
        <w:t>✅ 프롬프트로 랜딩 페이지의 검토용 버전을 만들었다</w:t>
      </w:r>
    </w:p>
    <w:p w14:paraId="004A3D6B" w14:textId="77777777" w:rsidR="00917AE4" w:rsidRDefault="00917AE4" w:rsidP="00917AE4">
      <w:pPr>
        <w:spacing w:after="60"/>
        <w:ind w:left="360" w:hanging="300"/>
      </w:pPr>
      <w:r>
        <w:t>✅ 미리보기로 화면을 확인하고, 배포/공유 방법을 이해했다</w:t>
      </w:r>
    </w:p>
    <w:p w14:paraId="3B22ED97" w14:textId="77777777" w:rsidR="00917AE4" w:rsidRDefault="00917AE4" w:rsidP="00917AE4">
      <w:pPr>
        <w:pStyle w:val="30"/>
        <w:spacing w:before="180" w:after="90"/>
        <w:ind w:left="1180" w:hanging="460"/>
        <w:rPr>
          <w:b/>
          <w:bCs/>
          <w:color w:val="4A4030"/>
          <w:sz w:val="23"/>
          <w:szCs w:val="23"/>
        </w:rPr>
      </w:pPr>
      <w:bookmarkStart w:id="11" w:name="_Toc900012"/>
    </w:p>
    <w:bookmarkEnd w:id="11"/>
    <w:p w14:paraId="46018AC8" w14:textId="77777777" w:rsidR="00917AE4" w:rsidRDefault="00917AE4" w:rsidP="00917AE4">
      <w:pPr>
        <w:pStyle w:val="30"/>
        <w:spacing w:before="180" w:after="90"/>
        <w:ind w:left="1180" w:hanging="460"/>
      </w:pPr>
      <w:r>
        <w:rPr>
          <w:b/>
          <w:bCs/>
          <w:color w:val="4A4030"/>
          <w:sz w:val="23"/>
          <w:szCs w:val="23"/>
        </w:rPr>
        <w:t>2-6-2. ▶ 실습: ‘예약(Scheduled)’으로 반복 작업 자동화하기</w:t>
      </w:r>
    </w:p>
    <w:p w14:paraId="4435E31D" w14:textId="77777777" w:rsidR="00917AE4" w:rsidRPr="00863EE6" w:rsidRDefault="00917AE4" w:rsidP="00917AE4">
      <w:pPr>
        <w:spacing w:after="120"/>
      </w:pPr>
      <w:r>
        <w:t>ChatGPT의 **예약 작업(Tasks/Automations)**은 제가 특정 시간이나 반복 일정에 맞춰 미리 정한 작업을 실행하도록 설정하는 기능입니다.</w:t>
      </w:r>
    </w:p>
    <w:p w14:paraId="62569BCF" w14:textId="77777777" w:rsidR="00917AE4" w:rsidRPr="00863EE6" w:rsidRDefault="00917AE4" w:rsidP="00917AE4">
      <w:pPr>
        <w:spacing w:after="120"/>
      </w:pPr>
      <w:r>
        <w:t xml:space="preserve">예를 들어 </w:t>
      </w:r>
      <w:r>
        <w:rPr>
          <w:b/>
          <w:bCs/>
        </w:rPr>
        <w:t>매일 오전 8시에 AI 주요 뉴스를 요약</w:t>
      </w:r>
      <w:r>
        <w:t xml:space="preserve">, </w:t>
      </w:r>
      <w:r>
        <w:rPr>
          <w:b/>
          <w:bCs/>
        </w:rPr>
        <w:t>매주 월요일 오전 9시에 이번 주 할 일을 알려주기</w:t>
      </w:r>
      <w:r>
        <w:t xml:space="preserve">, </w:t>
      </w:r>
      <w:r>
        <w:rPr>
          <w:b/>
          <w:bCs/>
        </w:rPr>
        <w:t>3일 뒤 결제 확인을 상기시키기</w:t>
      </w:r>
      <w:r>
        <w:t>처럼 사용할 수 있습니다. 단순 알림뿐 아니라, 정기적으로 정보를 확인·요약하는 작업이나 특정 조건이 충족되었을 때 알려주는 모니터링 작업도 설정할 수 있습니다.</w:t>
      </w:r>
    </w:p>
    <w:p w14:paraId="2FA450F5" w14:textId="77777777" w:rsidR="00917AE4" w:rsidRPr="00863EE6" w:rsidRDefault="00917AE4" w:rsidP="00917AE4">
      <w:pPr>
        <w:spacing w:after="120"/>
      </w:pPr>
      <w:r>
        <w:t xml:space="preserve">예약 방식은 크게 </w:t>
      </w:r>
      <w:r>
        <w:rPr>
          <w:b/>
          <w:bCs/>
        </w:rPr>
        <w:t>① 한 번만 실행</w:t>
      </w:r>
      <w:r>
        <w:t xml:space="preserve">, </w:t>
      </w:r>
      <w:r>
        <w:rPr>
          <w:b/>
          <w:bCs/>
        </w:rPr>
        <w:t>② 매일·매주·매월 등 반복 실행</w:t>
      </w:r>
      <w:r>
        <w:t xml:space="preserve">, </w:t>
      </w:r>
      <w:r>
        <w:rPr>
          <w:b/>
          <w:bCs/>
        </w:rPr>
        <w:t>③ 어떤 조건이 충족될 때까지 주기적으로 확인</w:t>
      </w:r>
      <w:r>
        <w:t>하는 형태로 생각하면 쉽습니다. 예약을 만든 뒤에는 일정이나 작업 내용을 변경하거나 비활성화할 수도 있습니다.</w:t>
      </w:r>
    </w:p>
    <w:p w14:paraId="4DC28B0A" w14:textId="77777777" w:rsidR="00917AE4" w:rsidRPr="00863EE6" w:rsidRDefault="00917AE4" w:rsidP="00917AE4">
      <w:pPr>
        <w:spacing w:after="120"/>
      </w:pPr>
      <w:r>
        <w:rPr>
          <w:rFonts w:hint="eastAsia"/>
        </w:rPr>
        <w:t>다음처럼</w:t>
      </w:r>
      <w:r>
        <w:t xml:space="preserve"> </w:t>
      </w:r>
      <w:r>
        <w:rPr>
          <w:rFonts w:hint="eastAsia"/>
        </w:rPr>
        <w:t>만들어 볼 수 있습니다.</w:t>
      </w:r>
    </w:p>
    <w:p w14:paraId="3B5CD5C6" w14:textId="77777777" w:rsidR="00917AE4" w:rsidRPr="00863EE6" w:rsidRDefault="00917AE4" w:rsidP="00917AE4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20" w:line="288" w:lineRule="auto"/>
      </w:pPr>
      <w:r>
        <w:rPr>
          <w:b/>
          <w:bCs/>
        </w:rPr>
        <w:t>무엇을 할까요?</w:t>
      </w:r>
      <w:r>
        <w:br/>
        <w:t>예: AI 에이전트 관련 최신 뉴스를 찾아 핵심 5개를 요약해줘.</w:t>
      </w:r>
    </w:p>
    <w:p w14:paraId="7381F048" w14:textId="77777777" w:rsidR="00917AE4" w:rsidRPr="00863EE6" w:rsidRDefault="00917AE4" w:rsidP="00917AE4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20" w:line="288" w:lineRule="auto"/>
      </w:pPr>
      <w:r>
        <w:rPr>
          <w:b/>
          <w:bCs/>
        </w:rPr>
        <w:t>언제 실행할까요?</w:t>
      </w:r>
      <w:r>
        <w:br/>
        <w:t>예: 매일 오전 8시, 매주 월요일 오전 9시, 내일 오후, 3시간 뒤</w:t>
      </w:r>
    </w:p>
    <w:p w14:paraId="5AEBF4D0" w14:textId="77777777" w:rsidR="00917AE4" w:rsidRPr="00863EE6" w:rsidRDefault="00917AE4" w:rsidP="00917AE4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20" w:line="288" w:lineRule="auto"/>
      </w:pPr>
      <w:r>
        <w:rPr>
          <w:b/>
          <w:bCs/>
        </w:rPr>
        <w:t>어떤 경우에만 알려줄까요?</w:t>
      </w:r>
      <w:r>
        <w:t xml:space="preserve"> </w:t>
      </w:r>
      <w:r>
        <w:rPr>
          <w:i/>
          <w:iCs/>
        </w:rPr>
        <w:t>(필요한 경우)</w:t>
      </w:r>
      <w:r>
        <w:br/>
        <w:t>예: 중요한 뉴스가 있을 때만, 가격이 10만원 아래로 떨어지면, 새로운 발표가 있을 때만</w:t>
      </w:r>
    </w:p>
    <w:p w14:paraId="291BB6BE" w14:textId="77777777" w:rsidR="00917AE4" w:rsidRPr="00863EE6" w:rsidRDefault="00917AE4" w:rsidP="00917AE4">
      <w:pPr>
        <w:spacing w:after="120"/>
      </w:pPr>
      <w:r>
        <w:t>편하게 “매일 오전 8시에 생성형 AI와 AI Agent 주요 뉴스를 찾아서 한국어로 요약해줘”</w:t>
      </w:r>
      <w:proofErr w:type="spellStart"/>
      <w:r>
        <w:t>처럼</w:t>
      </w:r>
      <w:proofErr w:type="spellEnd"/>
      <w:r>
        <w:t xml:space="preserve"> 한 문장으로 </w:t>
      </w:r>
      <w:r>
        <w:rPr>
          <w:rFonts w:hint="eastAsia"/>
        </w:rPr>
        <w:t>작성해도 됩니다.</w:t>
      </w:r>
      <w:r>
        <w:t>.</w:t>
      </w:r>
    </w:p>
    <w:p w14:paraId="273E4F12" w14:textId="77777777" w:rsidR="00917AE4" w:rsidRPr="00863EE6" w:rsidRDefault="00917AE4" w:rsidP="00917AE4">
      <w:pPr>
        <w:spacing w:after="120"/>
      </w:pPr>
    </w:p>
    <w:p w14:paraId="1C6C3A49" w14:textId="77777777" w:rsidR="00917AE4" w:rsidRDefault="00917AE4" w:rsidP="00917AE4">
      <w:pPr>
        <w:spacing w:after="120"/>
      </w:pPr>
      <w:r>
        <w:t>C:\DEV\sidebar</w:t>
      </w:r>
    </w:p>
    <w:p w14:paraId="7F04C6B3" w14:textId="77777777" w:rsidR="00917AE4" w:rsidRDefault="00917AE4" w:rsidP="00917AE4">
      <w:pPr>
        <w:spacing w:after="120"/>
      </w:pPr>
    </w:p>
    <w:p w14:paraId="7547CC77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사이드바에서 ‘예약’을 클릭해 예약된 작업과 지난 실행 결과가 모이는 곳을 먼저 둘러봅니다.</w:t>
      </w:r>
    </w:p>
    <w:p w14:paraId="5E7BF2C8" w14:textId="77777777" w:rsidR="00917AE4" w:rsidRDefault="00917AE4" w:rsidP="00917AE4">
      <w:pPr>
        <w:spacing w:after="70"/>
        <w:ind w:left="360" w:hanging="300"/>
      </w:pPr>
    </w:p>
    <w:p w14:paraId="541DBEBE" w14:textId="6B8CC609" w:rsidR="00917AE4" w:rsidRDefault="00000000" w:rsidP="00917AE4">
      <w:pPr>
        <w:spacing w:after="70"/>
        <w:ind w:left="360" w:hanging="300"/>
      </w:pPr>
      <w:r>
        <w:rPr>
          <w:noProof/>
        </w:rPr>
        <w:lastRenderedPageBreak/>
        <w:pict w14:anchorId="7F0AA2E3">
          <v:shape id="자유형: 도형 50" o:spid="_x0000_s2081" style="position:absolute;left:0;text-align:left;margin-left:204.75pt;margin-top:6.75pt;width:276.8pt;height:37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5383,4764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" path="m3000375,466725c2895600,393700,2773740,340499,2686050,247650v-48218,-51054,-3532,-186348,57150,-209550c2824146,7150,2914650,12700,3000375,v149225,19050,303437,14413,447675,57150c3616325,107009,3418373,345382,3400425,361950,3220023,528475,3079924,499522,2857500,514350v-131887,-21981,-16275,-22250,-76200,180975c2725908,883177,2651773,1065055,2581275,1247775v-647862,1679152,71387,-170123,-504825,1104900c1996562,2529449,1936750,2714625,1866900,2895600v-15875,92075,-20622,186779,-47625,276225c1755709,3382388,1687793,3454372,1514475,3590925v-33460,26362,-73534,44797,-114300,57150c1335218,3667759,1264974,3666057,1200150,3686175v-119959,37229,-234950,88900,-352425,133350c800100,3863975,740986,3898671,704850,3952875v-90915,136372,104196,67254,-47625,219075c623850,4205325,569791,4208643,523875,4219575v-87851,20917,-177800,31750,-266700,47625c241300,4279900,222781,4289864,209550,4305300v-6534,7623,-1812,22147,-9525,28575c186890,4344821,167965,4345850,152400,4352925v-19389,8813,-38100,19050,-57150,28575c88900,4406900,86833,4433775,76200,4457700v-15038,33835,-38780,63102,-57150,95250c12005,4565278,6350,4578350,,4591050v19050,38100,20023,93416,57150,114300c241427,4809006,349766,4753132,533400,4714875v86249,-172497,-33094,76519,47625,-133350c587671,4564246,600075,4549775,609600,4533900v-25400,-6350,-54415,-4527,-76200,-19050c514350,4502150,506419,4477714,495300,4457700v-4876,-8777,-10634,-38554,-9525,-28575c490040,4467514,497250,4505550,504825,4543425v1969,9845,6350,19050,9525,28575c530225,4546600,544128,4519855,561975,4495800,724777,4276372,764428,4230055,981075,4038600v166969,-147554,161925,-54020,161925,-142875e" filled="f" strokecolor="#09101d [484]" strokeweight="1pt">
            <v:stroke joinstyle="miter"/>
            <v:path arrowok="t" o:connecttype="custom" o:connectlocs="3000375,466725;2686050,247650;2743200,38100;3000375,0;3448050,57150;3400425,361950;2857500,514350;2781300,695325;2581275,1247775;2076450,2352675;1866900,2895600;1819275,3171825;1514475,3590925;1400175,3648075;1200150,3686175;847725,3819525;704850,3952875;657225,4171950;523875,4219575;257175,4267200;209550,4305300;200025,4333875;152400,4352925;95250,4381500;76200,4457700;19050,4552950;0,4591050;57150,4705350;533400,4714875;581025,4581525;609600,4533900;533400,4514850;495300,4457700;485775,4429125;504825,4543425;514350,4572000;561975,4495800;981075,4038600;1143000,3895725" o:connectangles="0,0,0,0,0,0,0,0,0,0,0,0,0,0,0,0,0,0,0,0,0,0,0,0,0,0,0,0,0,0,0,0,0,0,0,0,0,0,0"/>
          </v:shape>
        </w:pict>
      </w:r>
      <w:r w:rsidR="00917AE4">
        <w:rPr>
          <w:noProof/>
        </w:rPr>
        <w:drawing>
          <wp:inline distT="0" distB="0" distL="0" distR="0" wp14:anchorId="2C1C5187" wp14:editId="55707F8F">
            <wp:extent cx="5731510" cy="4044950"/>
            <wp:effectExtent l="0" t="0" r="2540" b="0"/>
            <wp:docPr id="552949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9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61EF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57DA70C8" wp14:editId="72258EB5">
            <wp:extent cx="3492679" cy="952549"/>
            <wp:effectExtent l="0" t="0" r="0" b="0"/>
            <wp:docPr id="1009268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8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B84F" w14:textId="77777777" w:rsidR="00917AE4" w:rsidRDefault="00917AE4" w:rsidP="00917AE4">
      <w:pPr>
        <w:spacing w:after="70"/>
        <w:ind w:left="360" w:hanging="300"/>
      </w:pPr>
    </w:p>
    <w:p w14:paraId="69A38829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 xml:space="preserve">새 채팅을 열고, 아래처럼 ‘언제 · 무엇을’ 하고 </w:t>
      </w:r>
      <w:proofErr w:type="spellStart"/>
      <w:r>
        <w:t>싶은지</w:t>
      </w:r>
      <w:proofErr w:type="spellEnd"/>
      <w:r>
        <w:t xml:space="preserve"> 자연어로 적어 예약을 요청합니다.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A4B254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B887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C9E91C5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매주 월요일 아침에 실행되는 예약 작업을 설정하여 지난주 업계 뉴스를 바탕으로 세 가지 게시글 아이디어를 생성해 주세요. 설정하기 전에 어떤 업계나 주제에 집중하면 좋을지 저에게 알려주세요.</w:t>
            </w:r>
          </w:p>
        </w:tc>
      </w:tr>
    </w:tbl>
    <w:p w14:paraId="4FE21897" w14:textId="77777777" w:rsidR="00917AE4" w:rsidRDefault="00917AE4" w:rsidP="00917AE4">
      <w:pPr>
        <w:spacing w:after="120"/>
      </w:pPr>
    </w:p>
    <w:p w14:paraId="2FD6461A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25E09EBB" wp14:editId="353631D8">
            <wp:extent cx="5731510" cy="4043680"/>
            <wp:effectExtent l="0" t="0" r="2540" b="0"/>
            <wp:docPr id="1161451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15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26D7" w14:textId="77777777" w:rsidR="00917AE4" w:rsidRDefault="00917AE4" w:rsidP="00917AE4">
      <w:pPr>
        <w:spacing w:after="120"/>
      </w:pPr>
    </w:p>
    <w:p w14:paraId="667AE650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7B22F100" wp14:editId="06847C6C">
            <wp:extent cx="5731510" cy="4043680"/>
            <wp:effectExtent l="0" t="0" r="2540" b="0"/>
            <wp:docPr id="1832866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68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D99" w14:textId="77777777" w:rsidR="00917AE4" w:rsidRDefault="00917AE4" w:rsidP="00917AE4">
      <w:pPr>
        <w:spacing w:after="120"/>
      </w:pPr>
    </w:p>
    <w:p w14:paraId="70933496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3A5F29C" wp14:editId="30590711">
            <wp:extent cx="5731510" cy="4043680"/>
            <wp:effectExtent l="0" t="0" r="2540" b="0"/>
            <wp:docPr id="556239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93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C90" w14:textId="3EA92302" w:rsidR="00917AE4" w:rsidRDefault="00000000" w:rsidP="00917AE4">
      <w:pPr>
        <w:spacing w:after="120"/>
      </w:pPr>
      <w:r>
        <w:rPr>
          <w:noProof/>
        </w:rPr>
        <w:pict w14:anchorId="35499652">
          <v:shape id="자유형: 도형 53" o:spid="_x0000_s2080" style="position:absolute;margin-left:116pt;margin-top:186.75pt;width:138.85pt;height:3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366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" path="m831562,361950l155287,352425c115199,350010,75990,334014,40987,314325,23268,304358,15587,282575,2887,266700v3175,-31750,-13493,-73152,9525,-95250c192780,-1704,337010,27129,574387,l869662,38100v111224,15167,221739,35874,333375,47625c1332843,99389,1463387,104775,1593562,114300v53975,12700,128656,-6259,161925,38100c1780252,185420,1741724,243099,1707862,266700v-209655,146123,-267680,85338,-485775,123825l1279237,400050e" filled="f" strokecolor="#09101d [484]" strokeweight="1pt">
            <v:stroke joinstyle="miter"/>
            <v:path arrowok="t" o:connecttype="custom" o:connectlocs="831562,361950;155287,352425;40987,314325;2887,266700;12412,171450;574387,0;869662,38100;1203037,85725;1593562,114300;1755487,152400;1707862,266700;1222087,390525;1279237,400050" o:connectangles="0,0,0,0,0,0,0,0,0,0,0,0,0"/>
          </v:shape>
        </w:pict>
      </w:r>
      <w:r w:rsidR="00917AE4">
        <w:rPr>
          <w:noProof/>
        </w:rPr>
        <w:drawing>
          <wp:inline distT="0" distB="0" distL="0" distR="0" wp14:anchorId="18432A79" wp14:editId="63C132A1">
            <wp:extent cx="5731510" cy="4043680"/>
            <wp:effectExtent l="0" t="0" r="2540" b="0"/>
            <wp:docPr id="738252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20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3B6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05C0400E" wp14:editId="3B660C56">
            <wp:extent cx="5731510" cy="4043680"/>
            <wp:effectExtent l="0" t="0" r="2540" b="0"/>
            <wp:docPr id="1242748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83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16F7" w14:textId="77777777" w:rsidR="00917AE4" w:rsidRDefault="00917AE4" w:rsidP="00917AE4">
      <w:pPr>
        <w:spacing w:after="120"/>
      </w:pPr>
      <w:r>
        <w:rPr>
          <w:rFonts w:hint="eastAsia"/>
        </w:rPr>
        <w:t>지금 실행 버튼 클릭</w:t>
      </w:r>
    </w:p>
    <w:p w14:paraId="00ABBDE7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54F4225F" wp14:editId="34D77C44">
            <wp:extent cx="5731510" cy="4043680"/>
            <wp:effectExtent l="0" t="0" r="2540" b="0"/>
            <wp:docPr id="473188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82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4EC" w14:textId="77777777" w:rsidR="00917AE4" w:rsidRDefault="00917AE4" w:rsidP="00917AE4">
      <w:pPr>
        <w:spacing w:after="120"/>
      </w:pPr>
      <w:r>
        <w:rPr>
          <w:rFonts w:hint="eastAsia"/>
        </w:rPr>
        <w:lastRenderedPageBreak/>
        <w:t>채팅 열기</w:t>
      </w:r>
    </w:p>
    <w:p w14:paraId="54E0EFCE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49C709CE" wp14:editId="73CFFA27">
            <wp:extent cx="5731510" cy="4043680"/>
            <wp:effectExtent l="0" t="0" r="2540" b="0"/>
            <wp:docPr id="60615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42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909F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0CBC8D9A" wp14:editId="389101EC">
            <wp:extent cx="5731510" cy="4043680"/>
            <wp:effectExtent l="0" t="0" r="2540" b="0"/>
            <wp:docPr id="323204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49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4FB" w14:textId="77777777" w:rsidR="00917AE4" w:rsidRDefault="00917AE4" w:rsidP="00917AE4">
      <w:pPr>
        <w:spacing w:after="120"/>
      </w:pPr>
      <w:r>
        <w:rPr>
          <w:rFonts w:hint="eastAsia"/>
        </w:rPr>
        <w:lastRenderedPageBreak/>
        <w:t>다음 내용도 해 봅니다.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5AF583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73D7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5E5ECB6F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관심 있는 주제에 대한 뉴스나 언급이 있는지 매일 확인하고 새로운 내용을 요약해주는 예약 작업을 설정해주세요. 설정하기 전에 어떤 주제, 경쟁사 또는 키워드를 주시해야 하는지 저에게 알려주세요.</w:t>
            </w:r>
          </w:p>
        </w:tc>
      </w:tr>
    </w:tbl>
    <w:p w14:paraId="62D8D9C0" w14:textId="77777777" w:rsidR="00917AE4" w:rsidRDefault="00917AE4" w:rsidP="00917AE4">
      <w:pPr>
        <w:spacing w:after="120"/>
      </w:pPr>
    </w:p>
    <w:p w14:paraId="34268094" w14:textId="77777777" w:rsidR="00917AE4" w:rsidRDefault="00917AE4" w:rsidP="00917AE4">
      <w:pPr>
        <w:spacing w:after="120"/>
      </w:pPr>
      <w:r>
        <w:t>이번엔 프로젝트와 연결된, 조금 더 실전적인 반복 작업도 예약해 봅니다.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82099D4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F81D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07C4C0F1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매주 월요일 오전 9시에, Linksnip</w:t>
            </w:r>
            <w:r>
              <w:rPr>
                <w:rFonts w:hint="eastAsia"/>
                <w:sz w:val="21"/>
                <w:szCs w:val="21"/>
              </w:rPr>
              <w:t>(-sidebar)</w:t>
            </w:r>
            <w:r>
              <w:rPr>
                <w:sz w:val="21"/>
                <w:szCs w:val="21"/>
              </w:rPr>
              <w:t xml:space="preserve"> 프로젝트 폴더의 README.md를 검토해줘.</w:t>
            </w:r>
          </w:p>
          <w:p w14:paraId="222A9AF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- 오래된 내용과 </w:t>
            </w:r>
            <w:proofErr w:type="spellStart"/>
            <w:r>
              <w:rPr>
                <w:sz w:val="21"/>
                <w:szCs w:val="21"/>
              </w:rPr>
              <w:t>오탈자를</w:t>
            </w:r>
            <w:proofErr w:type="spellEnd"/>
            <w:r>
              <w:rPr>
                <w:sz w:val="21"/>
                <w:szCs w:val="21"/>
              </w:rPr>
              <w:t xml:space="preserve"> 찾아 수정 제안 목록을 만들고,</w:t>
            </w:r>
          </w:p>
          <w:p w14:paraId="5788DA03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- 결과 요약을 ‘예약’ 실행 결과로 알려줘.</w:t>
            </w:r>
          </w:p>
        </w:tc>
      </w:tr>
    </w:tbl>
    <w:p w14:paraId="55BA33B4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635E6A7D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2E037E52" wp14:editId="5711E37C">
            <wp:extent cx="5731510" cy="4044950"/>
            <wp:effectExtent l="0" t="0" r="2540" b="0"/>
            <wp:docPr id="1785622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25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1F0B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6450E1C3" wp14:editId="0DF1EE41">
            <wp:extent cx="5731510" cy="4044950"/>
            <wp:effectExtent l="0" t="0" r="2540" b="0"/>
            <wp:docPr id="685715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54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B678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6BD412C0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실행 주기(매일/매주/사용자 지정)를 확인하고 저장합니다. 더 세밀한 주기가 필요하면 사용자 지정 스케줄 옵션을 쓸 수 있습니다.</w:t>
      </w:r>
    </w:p>
    <w:p w14:paraId="41E04503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예정된 시간이 되면 Codex가 스스로 작업을 실행합니다. 결과는 ‘예약’ 화면에서 확인하고, 필요하면 멈춤(pause)·재개·삭제합니다.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0E217A7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4684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독립 예약 vs 대화 속 예약</w:t>
            </w:r>
          </w:p>
          <w:p w14:paraId="30E0F349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독립형 예약은 실행할 때마다 새 채팅을 열어 저장된 프롬프트를 처음부터 실행합니다. 반면, 진행 중인 대화 안에서 예약하면 기존 맥락(context)을 그대로 이어서 작업합니다. 매번 독립적으로 실행해야 하면 독립형을, 맥락 유지가 중요하면 대화 속 예약을 쓰세요.</w:t>
            </w:r>
          </w:p>
        </w:tc>
      </w:tr>
      <w:tr w:rsidR="00917AE4" w14:paraId="6C05C36D" w14:textId="77777777" w:rsidTr="008378BD">
        <w:tblPrEx>
          <w:tblBorders>
            <w:top w:val="single" w:sz="4" w:space="0" w:color="5B8C4A"/>
            <w:left w:val="single" w:sz="24" w:space="0" w:color="5B8C4A"/>
            <w:bottom w:val="single" w:sz="4" w:space="0" w:color="5B8C4A"/>
            <w:right w:val="single" w:sz="4" w:space="0" w:color="5B8C4A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23D3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플러그인·스킬과 함께 쓸 수 있어요</w:t>
            </w:r>
          </w:p>
          <w:p w14:paraId="1CE3D8ED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예약 작업은 설치해 둔 플러그인(다음 실습 참고)과 스킬, 업로드한 파일, 연결된 도구를 함께 사용할 수 있습니다. 예: ‘매주 금요일에 이번 주 변경사항을 대시보드 사이트로 정리해줘’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사이트·플러그인과 엮을 수도 있습니다.</w:t>
            </w:r>
          </w:p>
        </w:tc>
      </w:tr>
    </w:tbl>
    <w:p w14:paraId="342729CE" w14:textId="77777777" w:rsidR="00917AE4" w:rsidRDefault="00917AE4" w:rsidP="00917AE4">
      <w:pPr>
        <w:spacing w:after="60"/>
        <w:ind w:left="360" w:hanging="300"/>
      </w:pPr>
      <w:r>
        <w:t>✅ 사이드바의 ‘예약’ 화면을 열어 봤다</w:t>
      </w:r>
    </w:p>
    <w:p w14:paraId="5D7B8B64" w14:textId="77777777" w:rsidR="00917AE4" w:rsidRDefault="00917AE4" w:rsidP="00917AE4">
      <w:pPr>
        <w:spacing w:after="60"/>
        <w:ind w:left="360" w:hanging="300"/>
      </w:pPr>
      <w:r>
        <w:t xml:space="preserve">✅ 간단한 </w:t>
      </w:r>
      <w:proofErr w:type="spellStart"/>
      <w:r>
        <w:t>리마인더를</w:t>
      </w:r>
      <w:proofErr w:type="spellEnd"/>
      <w:r>
        <w:t xml:space="preserve"> 하나 예약해 봤다</w:t>
      </w:r>
    </w:p>
    <w:p w14:paraId="679F6713" w14:textId="77777777" w:rsidR="00917AE4" w:rsidRDefault="00917AE4" w:rsidP="00917AE4">
      <w:pPr>
        <w:spacing w:after="60"/>
        <w:ind w:left="360" w:hanging="300"/>
      </w:pPr>
      <w:r>
        <w:t>✅ 독립 예약과 대화 속 예약의 차이를 이해했다</w:t>
      </w:r>
    </w:p>
    <w:p w14:paraId="69422562" w14:textId="77777777" w:rsidR="00917AE4" w:rsidRDefault="00917AE4" w:rsidP="00917AE4">
      <w:pPr>
        <w:pStyle w:val="30"/>
        <w:spacing w:before="180" w:after="90"/>
        <w:ind w:left="1180" w:hanging="460"/>
      </w:pPr>
      <w:bookmarkStart w:id="12" w:name="_Toc900013"/>
      <w:r>
        <w:rPr>
          <w:b/>
          <w:bCs/>
          <w:color w:val="4A4030"/>
          <w:sz w:val="23"/>
          <w:szCs w:val="23"/>
        </w:rPr>
        <w:lastRenderedPageBreak/>
        <w:t>2-6-3. ▶ 실습: ‘플러그인(Plugins)’으로 기능 확장하기</w:t>
      </w:r>
      <w:bookmarkEnd w:id="12"/>
    </w:p>
    <w:p w14:paraId="29A10681" w14:textId="77777777" w:rsidR="00917AE4" w:rsidRDefault="00917AE4" w:rsidP="00917AE4">
      <w:pPr>
        <w:spacing w:after="120"/>
      </w:pPr>
      <w:r>
        <w:t>‘플러그인(Plugins)’은 Codex에 새 기능(스킬·앱·템플릿)을 더해 주는 확장 장터입니다. 문서(Documents)·PDF·스프레드시트(Spreadsheets)·프레젠테이션(Presentations) 같은 기본 플러그인이 이미 들어 있고, 디렉터리에서 필요한 플러그인을 더 설치할 수 있습니다. ChatGPT와 Codex는 같은 플러그인 카탈로그를 공유합니다.</w:t>
      </w:r>
    </w:p>
    <w:p w14:paraId="21835DE7" w14:textId="77777777" w:rsidR="00917AE4" w:rsidRDefault="00917AE4" w:rsidP="00917AE4">
      <w:pPr>
        <w:spacing w:after="120"/>
      </w:pPr>
    </w:p>
    <w:p w14:paraId="47B634FE" w14:textId="77777777" w:rsidR="00917AE4" w:rsidRDefault="00917AE4" w:rsidP="00917AE4">
      <w:pPr>
        <w:spacing w:after="120"/>
      </w:pPr>
      <w:r>
        <w:t>C:\DEV\sidebar</w:t>
      </w:r>
    </w:p>
    <w:p w14:paraId="341BD874" w14:textId="77777777" w:rsidR="00917AE4" w:rsidRDefault="00917AE4" w:rsidP="00917AE4">
      <w:pPr>
        <w:spacing w:after="120"/>
      </w:pPr>
    </w:p>
    <w:p w14:paraId="2B4BAE5D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사이드바에서 ‘플러그인’을 클릭해 플러그인 디렉터리(카탈로그)를 엽니다.</w:t>
      </w:r>
    </w:p>
    <w:p w14:paraId="116CDF8F" w14:textId="77777777" w:rsidR="00917AE4" w:rsidRDefault="00917AE4" w:rsidP="00917AE4">
      <w:pPr>
        <w:spacing w:after="70"/>
        <w:ind w:left="360" w:hanging="300"/>
      </w:pPr>
    </w:p>
    <w:p w14:paraId="18C92627" w14:textId="4AB4C0A9" w:rsidR="00917AE4" w:rsidRDefault="00000000" w:rsidP="00917AE4">
      <w:pPr>
        <w:spacing w:after="70"/>
        <w:ind w:left="360" w:hanging="300"/>
      </w:pPr>
      <w:r>
        <w:rPr>
          <w:noProof/>
        </w:rPr>
        <w:pict w14:anchorId="45BBBD5D">
          <v:shape id="자유형: 도형 24" o:spid="_x0000_s2079" style="position:absolute;left:0;text-align:left;margin-left:126.65pt;margin-top:84pt;width:231.85pt;height:57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44320,735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" path="m2401276,723900v-435298,5121,-1438575,22622,-1828800,c471742,718060,374453,684124,277201,657225,167400,626855,122623,605585,39076,542925,28300,534843,20026,523875,10501,514350,7326,488950,-3232,463399,976,438150,18877,330747,84267,289409,181951,238125v75692,-39738,156171,-70920,238125,-95250c719363,54024,898152,42613,1210651,v508000,9525,1016312,8383,1524000,28575c2841083,32808,2864752,53295,2934676,95250v3175,15875,10678,31477,9525,47625c2935190,269025,2882961,280809,2772751,381000v-321053,291867,-102487,73912,-171450,142875e" filled="f" strokecolor="#09101d [484]" strokeweight="1pt">
            <v:stroke joinstyle="miter"/>
            <v:path arrowok="t" o:connecttype="custom" o:connectlocs="2401276,723900;572476,723900;277201,657225;39076,542925;10501,514350;976,438150;181951,238125;420076,142875;1210651,0;2734651,28575;2934676,95250;2944201,142875;2772751,381000;2601301,523875" o:connectangles="0,0,0,0,0,0,0,0,0,0,0,0,0,0"/>
          </v:shape>
        </w:pict>
      </w:r>
      <w:r w:rsidR="00917AE4">
        <w:rPr>
          <w:noProof/>
        </w:rPr>
        <w:drawing>
          <wp:inline distT="0" distB="0" distL="0" distR="0" wp14:anchorId="1C300CBB" wp14:editId="7A651C4D">
            <wp:extent cx="5731510" cy="4044950"/>
            <wp:effectExtent l="0" t="0" r="2540" b="0"/>
            <wp:docPr id="32646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63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584B" w14:textId="77777777" w:rsidR="00917AE4" w:rsidRDefault="00917AE4" w:rsidP="00917AE4">
      <w:pPr>
        <w:spacing w:after="70"/>
        <w:ind w:left="360" w:hanging="300"/>
      </w:pPr>
    </w:p>
    <w:p w14:paraId="024D22F2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설치된 기본 플러그인(</w:t>
      </w:r>
      <w:proofErr w:type="spellStart"/>
      <w:r>
        <w:t>Documents·PDF·Spreadsheets·Presentations</w:t>
      </w:r>
      <w:proofErr w:type="spellEnd"/>
      <w:r>
        <w:t xml:space="preserve"> 등)을 확인하고, 필요한 것이 있으면 찾아 설치합니다.</w:t>
      </w:r>
    </w:p>
    <w:p w14:paraId="64424E64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새 채팅을 열고, 기본 플러그인을 활용하는 아래 요청을 보냅니다. (프롬프트에서 플러그인 이름을 적어 호출하거나, Codex가 자동으로 골라 씁니다.)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D0B587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6402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Codex App 작성 칸</w:t>
            </w:r>
          </w:p>
          <w:p w14:paraId="7698D3C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Spreadsheets 플러그인을 사용해서, Linksnip 링크별 클릭 수를 정리한 예시 엑셀 파일을 만들어줘.</w:t>
            </w:r>
          </w:p>
          <w:p w14:paraId="6000E2B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- 열은 ‘링크 이름, 원본 URL, 클릭 수’로 하고 예시 데이터 10개를 넣어줘.</w:t>
            </w:r>
          </w:p>
          <w:p w14:paraId="1D075317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- 클릭 수 상위 5개 링크는 막대그래프로 보여줘.</w:t>
            </w:r>
          </w:p>
        </w:tc>
      </w:tr>
    </w:tbl>
    <w:p w14:paraId="774CE501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5BFA3E2A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13FBA2EC" wp14:editId="37A5EF68">
            <wp:extent cx="5731510" cy="4044950"/>
            <wp:effectExtent l="0" t="0" r="2540" b="0"/>
            <wp:docPr id="1290876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68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B331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02FA21CA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결과로 만들어진 파일을 열어 내용과 차트를 확인합니다. 이어서 “클릭 수 기준 내림차순으로 정렬해줘”</w:t>
      </w:r>
      <w:proofErr w:type="spellStart"/>
      <w:r>
        <w:t>처럼</w:t>
      </w:r>
      <w:proofErr w:type="spellEnd"/>
      <w:r>
        <w:t xml:space="preserve"> 후속 지시로 다듬을 수 있습니다.</w:t>
      </w:r>
    </w:p>
    <w:p w14:paraId="50EF04B2" w14:textId="77777777" w:rsidR="00917AE4" w:rsidRDefault="00917AE4" w:rsidP="00917AE4">
      <w:pPr>
        <w:spacing w:after="70"/>
        <w:ind w:left="360" w:hanging="300"/>
      </w:pPr>
    </w:p>
    <w:p w14:paraId="7C93F0FC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73DE410B" wp14:editId="30724227">
            <wp:extent cx="5731510" cy="4044950"/>
            <wp:effectExtent l="0" t="0" r="2540" b="0"/>
            <wp:docPr id="692431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16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FF6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2A608F16" wp14:editId="555E0C51">
            <wp:extent cx="5731510" cy="4044950"/>
            <wp:effectExtent l="0" t="0" r="2540" b="0"/>
            <wp:docPr id="1508673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35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697E" w14:textId="115BDA4B" w:rsidR="00917AE4" w:rsidRDefault="00000000" w:rsidP="00917AE4">
      <w:pPr>
        <w:spacing w:after="70"/>
        <w:ind w:left="360" w:hanging="300"/>
      </w:pPr>
      <w:r>
        <w:rPr>
          <w:noProof/>
        </w:rPr>
        <w:lastRenderedPageBreak/>
        <w:pict w14:anchorId="33953A92">
          <v:shape id="자유형: 도형 25" o:spid="_x0000_s2078" style="position:absolute;left:0;text-align:left;margin-left:349.4pt;margin-top:78.75pt;width:138.9pt;height:14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895,188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" path="m1353986,1885950c721204,1818453,633356,1930883,201461,1485900,114233,1396029,74461,1270000,10961,1162050,4408,906486,-36301,668002,96686,428625,152545,328078,430224,97090,553886,47625,634833,15246,725336,15875,811061,v325260,63245,499373,69167,800100,276225c1673540,319175,1693711,403225,1734986,466725v27736,240377,58868,287467,-28575,533400c1687236,1054056,1648030,1099218,1611161,1143000v-14748,17513,-35430,45340,-57150,38100c1535939,1175076,1554011,1143000,1554011,1123950e" filled="f" strokecolor="#09101d [484]" strokeweight="1pt">
            <v:stroke joinstyle="miter"/>
            <v:path arrowok="t" o:connecttype="custom" o:connectlocs="1353986,1885950;201461,1485900;10961,1162050;96686,428625;553886,47625;811061,0;1611161,276225;1734986,466725;1706411,1000125;1611161,1143000;1554011,1181100;1554011,1123950" o:connectangles="0,0,0,0,0,0,0,0,0,0,0,0"/>
          </v:shape>
        </w:pict>
      </w:r>
      <w:r w:rsidR="00917AE4">
        <w:rPr>
          <w:noProof/>
        </w:rPr>
        <w:drawing>
          <wp:inline distT="0" distB="0" distL="0" distR="0" wp14:anchorId="5130CDE6" wp14:editId="5857C8F8">
            <wp:extent cx="5731510" cy="4044950"/>
            <wp:effectExtent l="0" t="0" r="2540" b="0"/>
            <wp:docPr id="110382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76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DA8C" w14:textId="77777777" w:rsidR="00917AE4" w:rsidRDefault="00917AE4" w:rsidP="00917AE4">
      <w:pPr>
        <w:spacing w:after="70"/>
        <w:ind w:left="360" w:hanging="300"/>
      </w:pPr>
    </w:p>
    <w:p w14:paraId="0ED3E330" w14:textId="77777777" w:rsidR="00917AE4" w:rsidRDefault="00917AE4" w:rsidP="00917AE4">
      <w:pPr>
        <w:spacing w:after="70"/>
        <w:ind w:left="360" w:hanging="300"/>
      </w:pPr>
      <w:r>
        <w:rPr>
          <w:rFonts w:hint="eastAsia"/>
        </w:rPr>
        <w:t xml:space="preserve">추천 : Gmail과 Notion 사용 예 </w:t>
      </w:r>
      <w:r>
        <w:t>–</w:t>
      </w:r>
      <w:r>
        <w:rPr>
          <w:rFonts w:hint="eastAsia"/>
        </w:rPr>
        <w:t xml:space="preserve"> 기 가입되어 있어야 합니다.</w:t>
      </w:r>
    </w:p>
    <w:p w14:paraId="71BF5000" w14:textId="69E7195F" w:rsidR="00917AE4" w:rsidRDefault="00000000" w:rsidP="00917AE4">
      <w:pPr>
        <w:spacing w:after="120"/>
      </w:pPr>
      <w:r>
        <w:rPr>
          <w:noProof/>
        </w:rPr>
        <w:pict w14:anchorId="04AE7125">
          <v:shape id="자유형: 도형 51" o:spid="_x0000_s2077" style="position:absolute;margin-left:122.25pt;margin-top:82.05pt;width:178.5pt;height: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695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" path="m485775,c403225,6350,319397,3247,238125,19050,206473,25205,72433,108940,47625,123825v-9525,15875,-22348,30190,-28575,47625c9205,199017,,227903,,257175v,52115,13721,88788,28575,133350c44450,520700,49454,652667,76200,781050v5396,25899,45388,72520,76200,85725c164432,871932,178155,871943,190500,876300v41702,14718,80504,38739,123825,47625c395728,940623,479425,942975,561975,952500l914400,923925v16116,-1535,31439,-9177,47625,-9525c1241378,908392,1520825,908050,1800225,904875v141747,-25772,193790,-29008,314325,-66675c2130870,833100,2146300,825500,2162175,819150v19050,-22225,43454,-40805,57150,-66675c2239617,714145,2258578,603836,2266950,561975v-12700,-57150,-19587,-115910,-38100,-171450c2218513,359514,2200037,331533,2181225,304800,2139559,245590,2115812,158379,2047875,133350,1705580,7241,1931013,71424,1352550,28575l762000,38100e" filled="f" strokecolor="#09101d [484]" strokeweight="1pt">
            <v:stroke joinstyle="miter"/>
            <v:path arrowok="t" o:connecttype="custom" o:connectlocs="485775,0;238125,19050;47625,123825;19050,171450;0,257175;28575,390525;76200,781050;152400,866775;190500,876300;314325,923925;561975,952500;914400,923925;962025,914400;1800225,904875;2114550,838200;2162175,819150;2219325,752475;2266950,561975;2228850,390525;2181225,304800;2047875,133350;1352550,28575;762000,38100" o:connectangles="0,0,0,0,0,0,0,0,0,0,0,0,0,0,0,0,0,0,0,0,0,0,0"/>
          </v:shape>
        </w:pict>
      </w:r>
      <w:r w:rsidR="00917AE4">
        <w:rPr>
          <w:noProof/>
        </w:rPr>
        <w:drawing>
          <wp:inline distT="0" distB="0" distL="0" distR="0" wp14:anchorId="749823B8" wp14:editId="0B9F3226">
            <wp:extent cx="5731510" cy="4043680"/>
            <wp:effectExtent l="0" t="0" r="2540" b="0"/>
            <wp:docPr id="799380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00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B6DD4F4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CF1B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Codex App 작성 칸</w:t>
            </w:r>
          </w:p>
          <w:p w14:paraId="1582F140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이번주에 온메일들 @Gmail에서 다 확인하고 핵심내용들 정리해서 @notion에 새페이지 만들어서 문서화해줘.</w:t>
            </w:r>
          </w:p>
        </w:tc>
      </w:tr>
    </w:tbl>
    <w:p w14:paraId="1F8F7108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5CEFF1F5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75538949" wp14:editId="20C6992D">
            <wp:extent cx="5731510" cy="3027045"/>
            <wp:effectExtent l="0" t="0" r="2540" b="1905"/>
            <wp:docPr id="389197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79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2ABA" w14:textId="77777777" w:rsidR="00917AE4" w:rsidRPr="00817FC8" w:rsidRDefault="00917AE4" w:rsidP="00917AE4">
      <w:pPr>
        <w:spacing w:after="70"/>
        <w:ind w:left="360" w:hanging="300"/>
      </w:pPr>
    </w:p>
    <w:p w14:paraId="45CE22E6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7DEF1D4C" wp14:editId="5943F786">
            <wp:extent cx="5731510" cy="2527300"/>
            <wp:effectExtent l="0" t="0" r="2540" b="6350"/>
            <wp:docPr id="853753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30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98D1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2F9CA4A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C336F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플러그인은 어디서 오나요?</w:t>
            </w:r>
          </w:p>
          <w:p w14:paraId="69CE1B4A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플러그인 디렉터리에는 OpenAI 제공, 워크스페이스(회사) 제공, 개인(내가 만든·</w:t>
            </w:r>
            <w:proofErr w:type="spellStart"/>
            <w:r>
              <w:rPr>
                <w:sz w:val="21"/>
                <w:szCs w:val="21"/>
              </w:rPr>
              <w:t>공유받은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마켓플레이스가</w:t>
            </w:r>
            <w:proofErr w:type="spellEnd"/>
            <w:r>
              <w:rPr>
                <w:sz w:val="21"/>
                <w:szCs w:val="21"/>
              </w:rPr>
              <w:t xml:space="preserve"> 있습니다. 설치한 플러그인에 들어 있는 스킬은 설치 후 새 채팅(또는 새 세션)부터 사용할 수 있습니다.</w:t>
            </w:r>
          </w:p>
        </w:tc>
      </w:tr>
      <w:tr w:rsidR="00917AE4" w14:paraId="2559AECE" w14:textId="77777777" w:rsidTr="008378BD">
        <w:tblPrEx>
          <w:tblBorders>
            <w:top w:val="single" w:sz="4" w:space="0" w:color="C0504D"/>
            <w:left w:val="single" w:sz="24" w:space="0" w:color="C0504D"/>
            <w:bottom w:val="single" w:sz="4" w:space="0" w:color="C0504D"/>
            <w:right w:val="single" w:sz="4" w:space="0" w:color="C0504D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23BA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C0504D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로그인 방식에 따른 제한</w:t>
            </w:r>
          </w:p>
          <w:p w14:paraId="1346FCB7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 xml:space="preserve">ChatGPT 계정으로 로그인하면 대부분의 플러그인을 바로 쓸 수 있습니다. API 키로 </w:t>
            </w:r>
            <w:r>
              <w:rPr>
                <w:sz w:val="21"/>
                <w:szCs w:val="21"/>
              </w:rPr>
              <w:lastRenderedPageBreak/>
              <w:t>로그인한 경우에는 인증 방식 차이로 일부 플러그인이 지원되지 않을 수 있습니다. 또한 회사(워크스페이스)의 관리자 정책에 따라 설치 가능한 플러그인이 제한될 수도 있습니다.</w:t>
            </w:r>
          </w:p>
        </w:tc>
      </w:tr>
    </w:tbl>
    <w:p w14:paraId="7C93E2C2" w14:textId="77777777" w:rsidR="00917AE4" w:rsidRDefault="00917AE4" w:rsidP="00917AE4">
      <w:pPr>
        <w:spacing w:after="60"/>
        <w:ind w:left="360" w:hanging="300"/>
      </w:pPr>
      <w:r>
        <w:lastRenderedPageBreak/>
        <w:t>✅ 사이드바의 ‘플러그인’ 디렉터리를 열어 봤다</w:t>
      </w:r>
    </w:p>
    <w:p w14:paraId="506F2915" w14:textId="77777777" w:rsidR="00917AE4" w:rsidRDefault="00917AE4" w:rsidP="00917AE4">
      <w:pPr>
        <w:spacing w:after="60"/>
        <w:ind w:left="360" w:hanging="300"/>
      </w:pPr>
      <w:r>
        <w:t>✅ 기본 플러그인(예: Spreadsheets)을 사용해 결과 파일을 만들었다</w:t>
      </w:r>
    </w:p>
    <w:p w14:paraId="5387E72A" w14:textId="77777777" w:rsidR="00917AE4" w:rsidRDefault="00917AE4" w:rsidP="00917AE4">
      <w:pPr>
        <w:spacing w:after="60"/>
        <w:ind w:left="360" w:hanging="300"/>
      </w:pPr>
      <w:r>
        <w:t>✅ 플러그인이 어디서 오고, 언제 사용 가능해지는지 이해했다</w:t>
      </w:r>
    </w:p>
    <w:p w14:paraId="1FBC1C9D" w14:textId="77777777" w:rsidR="00917AE4" w:rsidRDefault="00917AE4" w:rsidP="00917AE4">
      <w:r>
        <w:br w:type="page"/>
      </w:r>
    </w:p>
    <w:p w14:paraId="522A623A" w14:textId="77777777" w:rsidR="00071E06" w:rsidRPr="00917AE4" w:rsidRDefault="00071E06" w:rsidP="00071E06">
      <w:pPr>
        <w:pStyle w:val="a3"/>
        <w:spacing w:line="480" w:lineRule="auto"/>
        <w:rPr>
          <w:rFonts w:ascii="Cambria" w:eastAsia="돋움" w:hAnsi="Cambria"/>
        </w:rPr>
      </w:pPr>
    </w:p>
    <w:tbl>
      <w:tblPr>
        <w:tblpPr w:vertAnchor="text" w:tblpYSpec="to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84"/>
        <w:gridCol w:w="7898"/>
      </w:tblGrid>
      <w:tr w:rsidR="00071E06" w:rsidRPr="00D04B3E" w14:paraId="2FAAAF32" w14:textId="77777777" w:rsidTr="00097AF6">
        <w:trPr>
          <w:trHeight w:val="539"/>
        </w:trPr>
        <w:tc>
          <w:tcPr>
            <w:tcW w:w="5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72609" w14:textId="4A3738DD" w:rsidR="00071E06" w:rsidRPr="00D04B3E" w:rsidRDefault="00071E06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>
              <w:rPr>
                <w:rFonts w:ascii="Cambria" w:eastAsia="돋움" w:hAnsi="Cambria" w:hint="eastAsia"/>
                <w:b/>
                <w:bCs/>
                <w:sz w:val="48"/>
                <w:szCs w:val="48"/>
              </w:rPr>
              <w:t>2</w:t>
            </w:r>
          </w:p>
        </w:tc>
        <w:tc>
          <w:tcPr>
            <w:tcW w:w="15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AEE61" w14:textId="77777777" w:rsidR="00071E06" w:rsidRPr="00D04B3E" w:rsidRDefault="00071E06" w:rsidP="00097AF6">
            <w:pPr>
              <w:pStyle w:val="a3"/>
              <w:snapToGrid w:val="0"/>
              <w:spacing w:line="480" w:lineRule="auto"/>
              <w:rPr>
                <w:rFonts w:ascii="Cambria" w:eastAsia="돋움" w:hAnsi="Cambria"/>
              </w:rPr>
            </w:pPr>
          </w:p>
        </w:tc>
        <w:tc>
          <w:tcPr>
            <w:tcW w:w="425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7C12D" w14:textId="4DD1889E" w:rsidR="00071E06" w:rsidRPr="00D04B3E" w:rsidRDefault="00071E06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SW Dev - LLM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기반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기초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기술</w:t>
            </w:r>
          </w:p>
        </w:tc>
      </w:tr>
    </w:tbl>
    <w:p w14:paraId="420FCE75" w14:textId="77777777" w:rsidR="00071E06" w:rsidRPr="00D04B3E" w:rsidRDefault="00071E06" w:rsidP="00071E06">
      <w:pPr>
        <w:pStyle w:val="a3"/>
        <w:spacing w:line="480" w:lineRule="auto"/>
        <w:rPr>
          <w:rFonts w:ascii="Cambria" w:eastAsia="돋움" w:hAnsi="Cambria"/>
        </w:rPr>
      </w:pPr>
    </w:p>
    <w:p w14:paraId="7370284E" w14:textId="77777777" w:rsidR="00071E06" w:rsidRPr="00D04B3E" w:rsidRDefault="00071E06" w:rsidP="00071E06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071E06" w:rsidRPr="00D04B3E" w14:paraId="122009EE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30C73551" w14:textId="77777777" w:rsidR="00071E06" w:rsidRPr="00D04B3E" w:rsidRDefault="00071E06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65553D5D" w14:textId="0DE4C08C" w:rsidR="00071E06" w:rsidRPr="00D04B3E" w:rsidRDefault="00C517DA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>프롬프트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>엔지니어링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>기초</w:t>
            </w:r>
          </w:p>
        </w:tc>
      </w:tr>
      <w:tr w:rsidR="00071E06" w:rsidRPr="00D04B3E" w14:paraId="21EF67CA" w14:textId="77777777" w:rsidTr="00097AF6">
        <w:trPr>
          <w:trHeight w:val="367"/>
        </w:trPr>
        <w:tc>
          <w:tcPr>
            <w:tcW w:w="720" w:type="pct"/>
            <w:vMerge/>
          </w:tcPr>
          <w:p w14:paraId="7229AD93" w14:textId="77777777" w:rsidR="00071E06" w:rsidRPr="00D04B3E" w:rsidRDefault="00071E06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43F4D07F" w14:textId="77777777" w:rsidR="00071E06" w:rsidRPr="00D04B3E" w:rsidRDefault="00071E06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</w:tc>
      </w:tr>
    </w:tbl>
    <w:p w14:paraId="786D6714" w14:textId="77777777" w:rsidR="00071E06" w:rsidRDefault="00071E06" w:rsidP="00071E06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2ABA2FCC" w14:textId="77777777" w:rsidR="00917AE4" w:rsidRDefault="00917AE4" w:rsidP="00917AE4">
      <w:pPr>
        <w:pStyle w:val="10"/>
        <w:spacing w:before="320" w:after="140"/>
      </w:pPr>
      <w:bookmarkStart w:id="13" w:name="_Toc237702111"/>
      <w:bookmarkStart w:id="14" w:name="_Toc237702116"/>
      <w:r>
        <w:rPr>
          <w:b/>
          <w:bCs/>
          <w:color w:val="6B5B3E"/>
          <w:sz w:val="30"/>
          <w:szCs w:val="30"/>
        </w:rPr>
        <w:t>Part 3. 프롬프트 엔지니어링 기초</w:t>
      </w:r>
      <w:bookmarkEnd w:id="13"/>
    </w:p>
    <w:p w14:paraId="43C8791B" w14:textId="77777777" w:rsidR="00917AE4" w:rsidRDefault="00917AE4" w:rsidP="00917AE4">
      <w:pPr>
        <w:spacing w:after="120"/>
      </w:pPr>
      <w:r>
        <w:t xml:space="preserve">프롬프트는 Codex에게 주는 ‘작업 </w:t>
      </w:r>
      <w:proofErr w:type="spellStart"/>
      <w:r>
        <w:t>지시문</w:t>
      </w:r>
      <w:proofErr w:type="spellEnd"/>
      <w:r>
        <w:t>’입니다. Codex는 받은 만큼 일합니다. 좋은 프롬프트의 핵심 원칙은 두 가지입니다: (1) 작업을 작고 명확하게 쪼갠다, (2) ‘끝났는지 어떻게 아는지(검증 방법)’를 함께 알려 준다. Codex는 자기 작업을 스스로 검증할 수 있을 때 결과 품질이 크게 올라갑니다.</w:t>
      </w:r>
    </w:p>
    <w:p w14:paraId="7CDACC09" w14:textId="77777777" w:rsidR="00917AE4" w:rsidRDefault="00917AE4" w:rsidP="00917AE4">
      <w:pPr>
        <w:pStyle w:val="20"/>
        <w:spacing w:before="240" w:after="110"/>
      </w:pPr>
      <w:bookmarkStart w:id="15" w:name="_Toc237702112"/>
      <w:r>
        <w:rPr>
          <w:b/>
          <w:bCs/>
          <w:color w:val="3A3222"/>
          <w:sz w:val="25"/>
          <w:szCs w:val="25"/>
        </w:rPr>
        <w:t>3-1. 나쁜 프롬프트 vs 좋은 프롬프트</w:t>
      </w:r>
      <w:bookmarkEnd w:id="15"/>
    </w:p>
    <w:p w14:paraId="70D25D31" w14:textId="77777777" w:rsidR="00917AE4" w:rsidRDefault="00917AE4" w:rsidP="00917AE4">
      <w:pPr>
        <w:spacing w:after="120"/>
      </w:pPr>
      <w:r>
        <w:t>같은 의도라도 표현에 따라 결과가 달라집니다.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3D2518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E1E9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CF8F940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[나쁨] 로그인 기능 만들어줘.</w:t>
            </w:r>
          </w:p>
          <w:p w14:paraId="367ED708" w14:textId="77777777" w:rsidR="00917AE4" w:rsidRDefault="00917AE4" w:rsidP="008378BD">
            <w:pPr>
              <w:spacing w:after="40" w:line="268" w:lineRule="auto"/>
            </w:pPr>
          </w:p>
          <w:p w14:paraId="3B0C0C06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[좋음]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auth.ts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이메일+비밀번호 로그인 함수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loginWithEmail</w:t>
            </w:r>
            <w:proofErr w:type="spellEnd"/>
            <w:r>
              <w:rPr>
                <w:sz w:val="21"/>
                <w:szCs w:val="21"/>
              </w:rPr>
              <w:t>(email, password)를 추가해줘.</w:t>
            </w:r>
          </w:p>
          <w:p w14:paraId="58360BE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입력값이</w:t>
            </w:r>
            <w:proofErr w:type="spellEnd"/>
            <w:r>
              <w:rPr>
                <w:sz w:val="21"/>
                <w:szCs w:val="21"/>
              </w:rPr>
              <w:t xml:space="preserve"> 비어 있으면 Error("INVALID_INPUT")를 던진다</w:t>
            </w:r>
          </w:p>
          <w:p w14:paraId="2C73B94B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비밀번호는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로 해시 비교한다</w:t>
            </w:r>
          </w:p>
          <w:p w14:paraId="6E984F4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성공 시 { </w:t>
            </w:r>
            <w:proofErr w:type="spellStart"/>
            <w:r>
              <w:rPr>
                <w:sz w:val="21"/>
                <w:szCs w:val="21"/>
              </w:rPr>
              <w:t>userId</w:t>
            </w:r>
            <w:proofErr w:type="spellEnd"/>
            <w:r>
              <w:rPr>
                <w:sz w:val="21"/>
                <w:szCs w:val="21"/>
              </w:rPr>
              <w:t>, token } 을 반환한다</w:t>
            </w:r>
          </w:p>
          <w:p w14:paraId="6427541A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끝나면 tests/</w:t>
            </w:r>
            <w:proofErr w:type="spellStart"/>
            <w:r>
              <w:rPr>
                <w:sz w:val="21"/>
                <w:szCs w:val="21"/>
              </w:rPr>
              <w:t>auth.test.ts</w:t>
            </w:r>
            <w:proofErr w:type="spellEnd"/>
            <w:r>
              <w:rPr>
                <w:sz w:val="21"/>
                <w:szCs w:val="21"/>
              </w:rPr>
              <w:t xml:space="preserve"> 에 성공/실패 케이스 테스트를 추가하고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 를 실행해서 모두 통과하는지 보여줘.</w:t>
            </w:r>
          </w:p>
        </w:tc>
      </w:tr>
    </w:tbl>
    <w:p w14:paraId="468E409F" w14:textId="77777777" w:rsidR="00917AE4" w:rsidRDefault="00917AE4" w:rsidP="00917AE4">
      <w:pPr>
        <w:spacing w:after="120"/>
      </w:pPr>
      <w:r>
        <w:rPr>
          <w:b/>
          <w:bCs/>
        </w:rPr>
        <w:t xml:space="preserve">무엇이 달라졌나: </w:t>
      </w:r>
      <w:r>
        <w:t>① 대상 파일/함수 이름을 지정, ② 동작 규칙을 구체화, ③ 반환 형태 명시, ④ 검증 방법(테스트 실행)을 포함. Codex가 ‘정답에 도달했는지’ 스스로 확인할 길을 줬습니다.</w:t>
      </w:r>
    </w:p>
    <w:p w14:paraId="5A51DD6A" w14:textId="77777777" w:rsidR="00917AE4" w:rsidRDefault="00917AE4" w:rsidP="00917AE4">
      <w:pPr>
        <w:pStyle w:val="20"/>
        <w:spacing w:before="240" w:after="110"/>
      </w:pPr>
      <w:bookmarkStart w:id="16" w:name="_Toc237702113"/>
      <w:r>
        <w:rPr>
          <w:b/>
          <w:bCs/>
          <w:color w:val="3A3222"/>
          <w:sz w:val="25"/>
          <w:szCs w:val="25"/>
        </w:rPr>
        <w:lastRenderedPageBreak/>
        <w:t>3-2. 재사용 가능한 프롬프트 템플릿 — P·C·T·F</w:t>
      </w:r>
      <w:bookmarkEnd w:id="16"/>
    </w:p>
    <w:p w14:paraId="11A81A8E" w14:textId="77777777" w:rsidR="00917AE4" w:rsidRDefault="00917AE4" w:rsidP="00917AE4">
      <w:pPr>
        <w:spacing w:after="120"/>
      </w:pPr>
      <w:r>
        <w:t>아래 네 글자 템플릿(P-C-T-F)을 외워 두면 거의 모든 작업에 적용할 수 있습니다. 앞의 ‘나쁨/좋음’ 예시가 왜 좋은지도 이 틀로 설명됩니다.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220"/>
      </w:tblGrid>
      <w:tr w:rsidR="00917AE4" w14:paraId="281590C9" w14:textId="77777777" w:rsidTr="008378BD">
        <w:trPr>
          <w:tblHeader/>
        </w:trPr>
        <w:tc>
          <w:tcPr>
            <w:tcW w:w="2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F746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요소</w:t>
            </w:r>
          </w:p>
        </w:tc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183C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뜻</w:t>
            </w:r>
          </w:p>
        </w:tc>
        <w:tc>
          <w:tcPr>
            <w:tcW w:w="5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A87B9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무엇을 적나</w:t>
            </w:r>
          </w:p>
        </w:tc>
      </w:tr>
      <w:tr w:rsidR="00917AE4" w14:paraId="5EDC422E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03AE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 — Persona/Role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149A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역할·관점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33DF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어떤 전문가처럼 일할지 (예: 꼼꼼한 TypeScript 개발자)</w:t>
            </w:r>
          </w:p>
        </w:tc>
      </w:tr>
      <w:tr w:rsidR="00917AE4" w14:paraId="6EEE67C1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3D3A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 — Context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C5C1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배경·제약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5490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건드릴 파일/모듈, 지켜야 할 규칙(스타일·금지사항·의존성), 참고 자료</w:t>
            </w:r>
          </w:p>
        </w:tc>
      </w:tr>
      <w:tr w:rsidR="00917AE4" w14:paraId="0A82C408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F406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 — Task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5F7C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할 일·검증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E35C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구체적으로 무엇을 하고, 성공을 어떻게 확인하는가(테스트/실행/</w:t>
            </w:r>
            <w:proofErr w:type="spellStart"/>
            <w:r>
              <w:rPr>
                <w:color w:val="000000"/>
                <w:sz w:val="21"/>
                <w:szCs w:val="21"/>
              </w:rPr>
              <w:t>린트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917AE4" w14:paraId="52A37EFB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7101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 — Format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23BF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산출물 형태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40F1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결과를 어떤 형태로 보여줄지(변경 요약, diff, 실행 결과)</w:t>
            </w:r>
          </w:p>
        </w:tc>
      </w:tr>
    </w:tbl>
    <w:p w14:paraId="654B41AB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A09A77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318D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범용 프롬프트 템플릿 (P-C-T-F)</w:t>
            </w:r>
          </w:p>
          <w:p w14:paraId="447C89C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# P (역할)   : 어떤 전문가로서 일할지 한 줄</w:t>
            </w:r>
          </w:p>
          <w:p w14:paraId="78BF894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# C (맥락)   : 대상 파일/모듈 + 지켜야 할 규칙(제약)</w:t>
            </w:r>
          </w:p>
          <w:p w14:paraId="6702B37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# T (작업)   : 할 일 + 검증 방법(테스트/실행/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6DAC0FD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# F (형식)   : 결과물 형태(변경 요약 / diff / 실행 결과)</w:t>
            </w:r>
          </w:p>
          <w:p w14:paraId="7CE84746" w14:textId="77777777" w:rsidR="00917AE4" w:rsidRDefault="00917AE4" w:rsidP="008378BD">
            <w:pPr>
              <w:spacing w:after="40" w:line="268" w:lineRule="auto"/>
            </w:pPr>
          </w:p>
          <w:p w14:paraId="7603540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예)</w:t>
            </w:r>
          </w:p>
          <w:p w14:paraId="78BB2CF0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P: 결제 흐름을 잘 아는 신중한 </w:t>
            </w:r>
            <w:proofErr w:type="spellStart"/>
            <w:r>
              <w:rPr>
                <w:sz w:val="21"/>
                <w:szCs w:val="21"/>
              </w:rPr>
              <w:t>프론트엔드</w:t>
            </w:r>
            <w:proofErr w:type="spellEnd"/>
            <w:r>
              <w:rPr>
                <w:sz w:val="21"/>
                <w:szCs w:val="21"/>
              </w:rPr>
              <w:t xml:space="preserve"> 개발자로서 작업해줘.</w:t>
            </w:r>
          </w:p>
          <w:p w14:paraId="3FB7ED6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C: 대상은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/pages/</w:t>
            </w:r>
            <w:proofErr w:type="spellStart"/>
            <w:r>
              <w:rPr>
                <w:sz w:val="21"/>
                <w:szCs w:val="21"/>
              </w:rPr>
              <w:t>Checkout.tsx</w:t>
            </w:r>
            <w:proofErr w:type="spellEnd"/>
            <w:r>
              <w:rPr>
                <w:sz w:val="21"/>
                <w:szCs w:val="21"/>
              </w:rPr>
              <w:t xml:space="preserve"> 와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pay.ts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E1B1F6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제약 — 기존 디자인 토큰만 사용, 새 라이브러리 추가 금지.</w:t>
            </w:r>
          </w:p>
          <w:p w14:paraId="4191430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T: 결제 실패 시 사용자에게 재시도 버튼을 보여 준다.</w:t>
            </w:r>
          </w:p>
          <w:p w14:paraId="7CC4763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검증 —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와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 가 통과해야 한다.</w:t>
            </w:r>
          </w:p>
          <w:p w14:paraId="17F84206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 xml:space="preserve">F: 변경한 파일 목록과 핵심 </w:t>
            </w:r>
            <w:proofErr w:type="spellStart"/>
            <w:r>
              <w:rPr>
                <w:sz w:val="21"/>
                <w:szCs w:val="21"/>
              </w:rPr>
              <w:t>변경점</w:t>
            </w:r>
            <w:proofErr w:type="spellEnd"/>
            <w:r>
              <w:rPr>
                <w:sz w:val="21"/>
                <w:szCs w:val="21"/>
              </w:rPr>
              <w:t xml:space="preserve"> 3줄 요약으로 보여줘.</w:t>
            </w:r>
          </w:p>
        </w:tc>
      </w:tr>
    </w:tbl>
    <w:p w14:paraId="4F69438F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B6C8C45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1B6E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P-C-T-F는 순서가 아니라 체크리스트</w:t>
            </w:r>
          </w:p>
          <w:p w14:paraId="1DE3136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항상 네 글자를 순서대로 쓸 필요는 없습니다. 프롬프트를 보내기 전에 ‘역할·맥락·작업(검증)·형식’ 네 가지가 빠지지 않았는지 점검하는 용도로 쓰면 충분합니다. 특히 T의 ‘검증 방법’은 절대 빼지 마세요.</w:t>
            </w:r>
          </w:p>
        </w:tc>
      </w:tr>
    </w:tbl>
    <w:p w14:paraId="7E4E06D5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17" w:name="_Toc237702114"/>
    </w:p>
    <w:p w14:paraId="12691C6E" w14:textId="77777777" w:rsidR="00917AE4" w:rsidRDefault="00917AE4" w:rsidP="00917AE4">
      <w:pPr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657475F6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3-3. ▶ 실습: 작업을 작게 쪼개기</w:t>
      </w:r>
      <w:bookmarkEnd w:id="17"/>
    </w:p>
    <w:p w14:paraId="3FDE3B94" w14:textId="77777777" w:rsidR="00917AE4" w:rsidRDefault="00917AE4" w:rsidP="00917AE4">
      <w:pPr>
        <w:spacing w:after="120"/>
        <w:rPr>
          <w:sz w:val="21"/>
          <w:szCs w:val="21"/>
        </w:rPr>
      </w:pPr>
      <w:r>
        <w:t>큰 작업은 Codex에게 ‘먼저 계획을 세우라’고 시키면 안전합니다.</w:t>
      </w:r>
      <w:r>
        <w:rPr>
          <w:rFonts w:hint="eastAsia"/>
        </w:rPr>
        <w:t xml:space="preserve"> 프로젝트명: </w:t>
      </w:r>
      <w:r>
        <w:rPr>
          <w:sz w:val="21"/>
          <w:szCs w:val="21"/>
        </w:rPr>
        <w:t>Linksnip</w:t>
      </w:r>
      <w:r>
        <w:rPr>
          <w:rFonts w:hint="eastAsia"/>
          <w:sz w:val="21"/>
          <w:szCs w:val="21"/>
        </w:rPr>
        <w:t>1</w:t>
      </w:r>
    </w:p>
    <w:p w14:paraId="4BA0751B" w14:textId="77777777" w:rsidR="00917AE4" w:rsidRDefault="00917AE4" w:rsidP="00917AE4">
      <w:pPr>
        <w:spacing w:after="120"/>
        <w:rPr>
          <w:sz w:val="21"/>
          <w:szCs w:val="21"/>
        </w:rPr>
      </w:pPr>
    </w:p>
    <w:p w14:paraId="65B96C91" w14:textId="77777777" w:rsidR="00917AE4" w:rsidRDefault="00917AE4" w:rsidP="00917AE4">
      <w:pPr>
        <w:spacing w:after="120"/>
        <w:rPr>
          <w:sz w:val="21"/>
          <w:szCs w:val="21"/>
        </w:rPr>
      </w:pPr>
      <w:r>
        <w:rPr>
          <w:noProof/>
        </w:rPr>
        <w:drawing>
          <wp:inline distT="0" distB="0" distL="0" distR="0" wp14:anchorId="60E1AFD7" wp14:editId="4D23BAD3">
            <wp:extent cx="5731510" cy="4029710"/>
            <wp:effectExtent l="0" t="0" r="2540" b="8890"/>
            <wp:docPr id="138727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53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D5C3" w14:textId="77777777" w:rsidR="00917AE4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3C76A2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3609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(계획 먼저)</w:t>
            </w:r>
          </w:p>
          <w:p w14:paraId="125CACD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우리는 URL </w:t>
            </w:r>
            <w:proofErr w:type="spellStart"/>
            <w:r>
              <w:rPr>
                <w:sz w:val="21"/>
                <w:szCs w:val="21"/>
              </w:rPr>
              <w:t>단축기</w:t>
            </w:r>
            <w:proofErr w:type="spellEnd"/>
            <w:r>
              <w:rPr>
                <w:sz w:val="21"/>
                <w:szCs w:val="21"/>
              </w:rPr>
              <w:t xml:space="preserve"> Linksnip을 만들 거야. 바로 코드를 짜지 말고,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먼저 구현 단계를 5–8개의 작은 작업으로 나눈 To-Do 리스트만 제안해줘.</w:t>
            </w:r>
          </w:p>
          <w:p w14:paraId="08605C73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각 단계는 독립적으로 테스트 가능한 단위여야 해.</w:t>
            </w:r>
          </w:p>
        </w:tc>
      </w:tr>
    </w:tbl>
    <w:p w14:paraId="4440A48D" w14:textId="77777777" w:rsidR="00917AE4" w:rsidRDefault="00917AE4" w:rsidP="00917AE4">
      <w:pPr>
        <w:spacing w:after="120"/>
      </w:pPr>
    </w:p>
    <w:p w14:paraId="7EF58039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6EC303D2" wp14:editId="4A7680F4">
            <wp:extent cx="5731510" cy="4029710"/>
            <wp:effectExtent l="0" t="0" r="2540" b="8890"/>
            <wp:docPr id="889597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78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418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3F3DFF9C" wp14:editId="4883DDE3">
            <wp:extent cx="5731510" cy="4029710"/>
            <wp:effectExtent l="0" t="0" r="2540" b="8890"/>
            <wp:docPr id="1265885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852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A17" w14:textId="77777777" w:rsidR="00917AE4" w:rsidRDefault="00917AE4" w:rsidP="00917AE4">
      <w:pPr>
        <w:spacing w:after="120"/>
      </w:pPr>
      <w:r>
        <w:t>Codex가 계획을 주면, 그중 첫 단계만 골라 다시 시킵니다.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9896758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77EC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프롬프트 예시 (한 단계씩)</w:t>
            </w:r>
          </w:p>
          <w:p w14:paraId="5CF6F7B3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좋아. 1번 작업만 진행하자. 구현 후 어떻게 검증할지도 같이 알려줘.</w:t>
            </w:r>
          </w:p>
        </w:tc>
      </w:tr>
    </w:tbl>
    <w:p w14:paraId="774E6239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18" w:name="_Toc237702115"/>
    </w:p>
    <w:p w14:paraId="151B1AF2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05E41B9E" wp14:editId="1B04412F">
            <wp:extent cx="5731510" cy="4029710"/>
            <wp:effectExtent l="0" t="0" r="2540" b="8890"/>
            <wp:docPr id="1573088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87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1AB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0D45782D" wp14:editId="3D20107E">
            <wp:extent cx="5731510" cy="4029710"/>
            <wp:effectExtent l="0" t="0" r="2540" b="8890"/>
            <wp:docPr id="1635032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22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4919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727D24F6" w14:textId="77777777" w:rsidR="00917AE4" w:rsidRDefault="00917AE4" w:rsidP="00917AE4">
      <w:pPr>
        <w:pStyle w:val="20"/>
        <w:spacing w:before="240" w:after="110"/>
      </w:pPr>
      <w:bookmarkStart w:id="19" w:name="_Toc920001"/>
      <w:r>
        <w:rPr>
          <w:b/>
          <w:bCs/>
          <w:color w:val="3A3222"/>
          <w:sz w:val="25"/>
          <w:szCs w:val="25"/>
        </w:rPr>
        <w:t>3-5. 유형별 프롬프트 기법 — 하나씩 실습하기</w:t>
      </w:r>
      <w:bookmarkEnd w:id="19"/>
    </w:p>
    <w:p w14:paraId="45FFEC40" w14:textId="77777777" w:rsidR="00917AE4" w:rsidRDefault="00917AE4" w:rsidP="00917AE4">
      <w:pPr>
        <w:spacing w:after="120"/>
      </w:pPr>
      <w:r>
        <w:t xml:space="preserve">P·C·T·F가 프롬프트의 ‘뼈대’라면, 아래는 상황에 맞게 골라 쓰는 ‘기법’들입니다. 하나씩 직접 보내 보고 결과가 어떻게 달라지는지 비교해 보세요. 예제는 앞서 쓰던 URL </w:t>
      </w:r>
      <w:proofErr w:type="spellStart"/>
      <w:r>
        <w:t>단축기</w:t>
      </w:r>
      <w:proofErr w:type="spellEnd"/>
      <w:r>
        <w:t xml:space="preserve"> Linksnip을 기준으로 합니다.</w:t>
      </w:r>
    </w:p>
    <w:p w14:paraId="061728E6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1. 역할 부여 (Persona) — </w:t>
      </w:r>
      <w:r>
        <w:rPr>
          <w:sz w:val="23"/>
          <w:szCs w:val="23"/>
        </w:rPr>
        <w:t>전문가 관점을 지정하면 Codex의 판단 기준이 그 역할에 맞게 좁혀집니다.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C30F48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8A44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212C50E" w14:textId="77777777" w:rsidR="00917AE4" w:rsidRDefault="00917AE4" w:rsidP="008378BD">
            <w:pPr>
              <w:spacing w:after="20" w:line="264" w:lineRule="auto"/>
            </w:pPr>
            <w:r>
              <w:t xml:space="preserve">보안을 중시하는 시니어 </w:t>
            </w:r>
            <w:proofErr w:type="spellStart"/>
            <w:r>
              <w:t>백엔드</w:t>
            </w:r>
            <w:proofErr w:type="spellEnd"/>
            <w:r>
              <w:t xml:space="preserve"> 개발자로서 검토해줘.</w:t>
            </w:r>
          </w:p>
          <w:p w14:paraId="151E89B3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shorten.ts</w:t>
            </w:r>
            <w:proofErr w:type="spellEnd"/>
            <w:r>
              <w:t xml:space="preserve"> 의 </w:t>
            </w:r>
            <w:proofErr w:type="spellStart"/>
            <w:r>
              <w:t>makeCode</w:t>
            </w:r>
            <w:proofErr w:type="spellEnd"/>
            <w:r>
              <w:t xml:space="preserve"> 를 보고, 코드 충돌·예측 가능성 관점의 문제를</w:t>
            </w:r>
          </w:p>
          <w:p w14:paraId="4F9542D0" w14:textId="77777777" w:rsidR="00917AE4" w:rsidRDefault="00917AE4" w:rsidP="008378BD">
            <w:pPr>
              <w:spacing w:after="20" w:line="264" w:lineRule="auto"/>
            </w:pPr>
            <w:r>
              <w:t>심각도(높음·중간·낮음)와 함께 지적해줘.</w:t>
            </w:r>
          </w:p>
        </w:tc>
      </w:tr>
    </w:tbl>
    <w:p w14:paraId="6D2216D7" w14:textId="77777777" w:rsidR="00917AE4" w:rsidRDefault="00917AE4" w:rsidP="00917AE4">
      <w:pPr>
        <w:spacing w:after="20"/>
      </w:pPr>
    </w:p>
    <w:p w14:paraId="4FD32599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같은 코드를 ‘초보자에게 설명하는 선생님’ 역할로 바꿔 다시 요청하고, 답변의 초점과 말투가 어떻게 달라지는지 비교해 보세요.</w:t>
      </w:r>
    </w:p>
    <w:p w14:paraId="72564335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2. 예시 제공 (Few-shot) — </w:t>
      </w:r>
      <w:r>
        <w:rPr>
          <w:sz w:val="23"/>
          <w:szCs w:val="23"/>
        </w:rPr>
        <w:t>원하는 입력→출력 쌍을 1~2개 보여 주면 형식과 규칙을 훨씬 정확히 따릅니다.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EB2C9DD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D464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프롬프트 예시</w:t>
            </w:r>
          </w:p>
          <w:p w14:paraId="7F5E2613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makeCode</w:t>
            </w:r>
            <w:proofErr w:type="spellEnd"/>
            <w:r>
              <w:t xml:space="preserve"> 의 동작을 아래 예시처럼 맞춰줘.</w:t>
            </w:r>
          </w:p>
          <w:p w14:paraId="59E792B9" w14:textId="77777777" w:rsidR="00917AE4" w:rsidRDefault="00917AE4" w:rsidP="008378BD">
            <w:pPr>
              <w:spacing w:after="20" w:line="264" w:lineRule="auto"/>
            </w:pPr>
            <w:r>
              <w:t>입력: "https://a.com"  → 출력: 6자리 코드(예: k3d9xq)</w:t>
            </w:r>
          </w:p>
          <w:p w14:paraId="23F4ABBC" w14:textId="77777777" w:rsidR="00917AE4" w:rsidRDefault="00917AE4" w:rsidP="008378BD">
            <w:pPr>
              <w:spacing w:after="20" w:line="264" w:lineRule="auto"/>
            </w:pPr>
            <w:r>
              <w:t>입력: ""               → 예외: Error("EMPTY_URL")</w:t>
            </w:r>
          </w:p>
          <w:p w14:paraId="7C6D0DAE" w14:textId="77777777" w:rsidR="00917AE4" w:rsidRDefault="00917AE4" w:rsidP="008378BD">
            <w:pPr>
              <w:spacing w:after="20" w:line="264" w:lineRule="auto"/>
            </w:pPr>
            <w:r>
              <w:t>이 규칙에 맞는 구현과 테스트를 작성해줘.</w:t>
            </w:r>
          </w:p>
        </w:tc>
      </w:tr>
    </w:tbl>
    <w:p w14:paraId="2BF714A7" w14:textId="77777777" w:rsidR="00917AE4" w:rsidRDefault="00917AE4" w:rsidP="00917AE4">
      <w:pPr>
        <w:spacing w:after="20"/>
      </w:pPr>
    </w:p>
    <w:p w14:paraId="40E01DC4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예시를 1개만 줬을 때와 3개(정상·</w:t>
      </w:r>
      <w:proofErr w:type="spellStart"/>
      <w:r>
        <w:t>빈값</w:t>
      </w:r>
      <w:proofErr w:type="spellEnd"/>
      <w:r>
        <w:t xml:space="preserve">·중복 URL)를 줬을 때 결과가 얼마나 </w:t>
      </w:r>
      <w:proofErr w:type="spellStart"/>
      <w:r>
        <w:t>정확해지는지</w:t>
      </w:r>
      <w:proofErr w:type="spellEnd"/>
      <w:r>
        <w:t xml:space="preserve"> 확인해 보세요.</w:t>
      </w:r>
    </w:p>
    <w:p w14:paraId="70E2AC89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3. 계획 먼저 (Chain-of-Thought) — </w:t>
      </w:r>
      <w:r>
        <w:rPr>
          <w:sz w:val="23"/>
          <w:szCs w:val="23"/>
        </w:rPr>
        <w:t>“바로 코드 말고 계획부터”</w:t>
      </w:r>
      <w:proofErr w:type="spellStart"/>
      <w:r>
        <w:rPr>
          <w:sz w:val="23"/>
          <w:szCs w:val="23"/>
        </w:rPr>
        <w:t>라고</w:t>
      </w:r>
      <w:proofErr w:type="spellEnd"/>
      <w:r>
        <w:rPr>
          <w:sz w:val="23"/>
          <w:szCs w:val="23"/>
        </w:rPr>
        <w:t xml:space="preserve"> 하면 큰 작업의 실수가 줄어듭니다.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CEAFB5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1F6C9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D654FF7" w14:textId="77777777" w:rsidR="00917AE4" w:rsidRDefault="00917AE4" w:rsidP="008378BD">
            <w:pPr>
              <w:spacing w:after="20" w:line="264" w:lineRule="auto"/>
            </w:pPr>
            <w:r>
              <w:t>Linksnip 에 ‘최근 단축한 링크 5개 보기’ 기능을 추가할 거야.</w:t>
            </w:r>
          </w:p>
          <w:p w14:paraId="72B9937D" w14:textId="77777777" w:rsidR="00917AE4" w:rsidRDefault="00917AE4" w:rsidP="008378BD">
            <w:pPr>
              <w:spacing w:after="20" w:line="264" w:lineRule="auto"/>
            </w:pPr>
            <w:r>
              <w:t>코드를 짜기 전에, 구현을 4~6단계로 나눈 계획과 각 단계의 검증 방법을</w:t>
            </w:r>
          </w:p>
          <w:p w14:paraId="545C1DAB" w14:textId="77777777" w:rsidR="00917AE4" w:rsidRDefault="00917AE4" w:rsidP="008378BD">
            <w:pPr>
              <w:spacing w:after="20" w:line="264" w:lineRule="auto"/>
            </w:pPr>
            <w:r>
              <w:t>먼저 표로 제안해줘.</w:t>
            </w:r>
          </w:p>
        </w:tc>
      </w:tr>
    </w:tbl>
    <w:p w14:paraId="0DB8363C" w14:textId="77777777" w:rsidR="00917AE4" w:rsidRDefault="00917AE4" w:rsidP="00917AE4">
      <w:pPr>
        <w:spacing w:after="20"/>
      </w:pPr>
    </w:p>
    <w:p w14:paraId="6F054D2C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계획을 받은 뒤 ‘2번 단계만 구현해줘’로 이어서 요청해, 한 번에 한 단계씩 진행해 보세요.</w:t>
      </w:r>
    </w:p>
    <w:p w14:paraId="396E85B9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4. 제약·금지 명시 (Constraints) — </w:t>
      </w:r>
      <w:r>
        <w:rPr>
          <w:sz w:val="23"/>
          <w:szCs w:val="23"/>
        </w:rPr>
        <w:t>하지 말아야 할 것을 분명히 적으면 원치 않는 변경을 막습니다.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21B507E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CE40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69957207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shorten.ts</w:t>
            </w:r>
            <w:proofErr w:type="spellEnd"/>
            <w:r>
              <w:t xml:space="preserve"> 만 수정해줘.</w:t>
            </w:r>
          </w:p>
          <w:p w14:paraId="2544764C" w14:textId="77777777" w:rsidR="00917AE4" w:rsidRDefault="00917AE4" w:rsidP="008378BD">
            <w:pPr>
              <w:spacing w:after="20" w:line="264" w:lineRule="auto"/>
            </w:pPr>
            <w:r>
              <w:t xml:space="preserve">제약 — 새 </w:t>
            </w:r>
            <w:proofErr w:type="spellStart"/>
            <w:r>
              <w:t>npm</w:t>
            </w:r>
            <w:proofErr w:type="spellEnd"/>
            <w:r>
              <w:t xml:space="preserve"> 패키지 추가 금지, 공개 함수 </w:t>
            </w:r>
            <w:proofErr w:type="spellStart"/>
            <w:r>
              <w:t>시그니처</w:t>
            </w:r>
            <w:proofErr w:type="spellEnd"/>
            <w:r>
              <w:t xml:space="preserve"> 변경 금지, 다른 파일은 건드리지 말 것.</w:t>
            </w:r>
          </w:p>
          <w:p w14:paraId="4E7B0FD5" w14:textId="77777777" w:rsidR="00917AE4" w:rsidRDefault="00917AE4" w:rsidP="008378BD">
            <w:pPr>
              <w:spacing w:after="20" w:line="264" w:lineRule="auto"/>
            </w:pPr>
            <w:r>
              <w:t>중복 코드만 정리해 가독성을 높여줘.</w:t>
            </w:r>
          </w:p>
        </w:tc>
      </w:tr>
    </w:tbl>
    <w:p w14:paraId="4CEBE41D" w14:textId="77777777" w:rsidR="00917AE4" w:rsidRDefault="00917AE4" w:rsidP="00917AE4">
      <w:pPr>
        <w:spacing w:after="20"/>
      </w:pPr>
    </w:p>
    <w:p w14:paraId="109B0D6C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제약을 뺀 버전과 넣은 버전을 각각 실행해, 변경된 파일 수가 어떻게 달라지는지 비교해 보세요.</w:t>
      </w:r>
    </w:p>
    <w:p w14:paraId="275E9664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5. 가드레일 — 추측 금지 (Guardrails) — </w:t>
      </w:r>
      <w:r>
        <w:rPr>
          <w:sz w:val="23"/>
          <w:szCs w:val="23"/>
        </w:rPr>
        <w:t>모르면 묻게 만들면 사실을 지어내는 위험(환각)을 줄일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300A1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C4FF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D54CE89" w14:textId="77777777" w:rsidR="00917AE4" w:rsidRDefault="00917AE4" w:rsidP="008378BD">
            <w:pPr>
              <w:spacing w:after="20" w:line="264" w:lineRule="auto"/>
            </w:pPr>
            <w:r>
              <w:t>이 저장소의 배포 방식을 설명해줘.</w:t>
            </w:r>
          </w:p>
          <w:p w14:paraId="798437E8" w14:textId="77777777" w:rsidR="00917AE4" w:rsidRDefault="00917AE4" w:rsidP="008378BD">
            <w:pPr>
              <w:spacing w:after="20" w:line="264" w:lineRule="auto"/>
            </w:pPr>
            <w:r>
              <w:t>단, 확인되지 않은 내용은 추측하지 말고 ‘확인 필요’</w:t>
            </w:r>
            <w:proofErr w:type="spellStart"/>
            <w:r>
              <w:t>라고</w:t>
            </w:r>
            <w:proofErr w:type="spellEnd"/>
            <w:r>
              <w:t xml:space="preserve"> 표시해줘.</w:t>
            </w:r>
          </w:p>
          <w:p w14:paraId="6061ACD3" w14:textId="77777777" w:rsidR="00917AE4" w:rsidRDefault="00917AE4" w:rsidP="008378BD">
            <w:pPr>
              <w:spacing w:after="20" w:line="264" w:lineRule="auto"/>
            </w:pPr>
            <w:r>
              <w:t>근거가 된 파일 경로도 함께 알려줘.</w:t>
            </w:r>
          </w:p>
        </w:tc>
      </w:tr>
    </w:tbl>
    <w:p w14:paraId="33FF3233" w14:textId="77777777" w:rsidR="00917AE4" w:rsidRDefault="00917AE4" w:rsidP="00917AE4">
      <w:pPr>
        <w:spacing w:after="20"/>
      </w:pPr>
    </w:p>
    <w:p w14:paraId="6035AA50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lastRenderedPageBreak/>
        <w:t xml:space="preserve">▶ 실습: </w:t>
      </w:r>
      <w:r>
        <w:t>존재하지 않는 파일에 대해 일부러 물어보고, Codex가 ‘없음/확인 필요’로 답하는지 확인해 보세요.</w:t>
      </w:r>
    </w:p>
    <w:p w14:paraId="05D3AC76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6. 검증 내장 (Test-first) — </w:t>
      </w:r>
      <w:r>
        <w:rPr>
          <w:sz w:val="23"/>
          <w:szCs w:val="23"/>
        </w:rPr>
        <w:t>‘통과해야 할 테스트/명령’을 프롬프트에 넣으면 Codex가 스스로 돌려 보고 고칩니다.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ACE5D7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BE5D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25FD1AB6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makeCode</w:t>
            </w:r>
            <w:proofErr w:type="spellEnd"/>
            <w:r>
              <w:t xml:space="preserve"> </w:t>
            </w:r>
            <w:proofErr w:type="spellStart"/>
            <w:r>
              <w:t>에</w:t>
            </w:r>
            <w:proofErr w:type="spellEnd"/>
            <w:r>
              <w:t xml:space="preserve"> ‘같은 URL 은 항상 같은 코드’ 규칙을 보장해줘.</w:t>
            </w:r>
          </w:p>
          <w:p w14:paraId="79F67508" w14:textId="77777777" w:rsidR="00917AE4" w:rsidRDefault="00917AE4" w:rsidP="008378BD">
            <w:pPr>
              <w:spacing w:after="20" w:line="264" w:lineRule="auto"/>
            </w:pPr>
            <w:r>
              <w:t>tests/</w:t>
            </w:r>
            <w:proofErr w:type="spellStart"/>
            <w:r>
              <w:t>shorten.test.ts</w:t>
            </w:r>
            <w:proofErr w:type="spellEnd"/>
            <w:r>
              <w:t xml:space="preserve"> </w:t>
            </w:r>
            <w:proofErr w:type="spellStart"/>
            <w:r>
              <w:t>에</w:t>
            </w:r>
            <w:proofErr w:type="spellEnd"/>
            <w:r>
              <w:t xml:space="preserve"> 이를 확인하는 테스트를 추가하고,</w:t>
            </w:r>
          </w:p>
          <w:p w14:paraId="7EF4A798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npm</w:t>
            </w:r>
            <w:proofErr w:type="spellEnd"/>
            <w:r>
              <w:t xml:space="preserve"> test 를 실행해 전부 통과하는 로그를 마지막에 보여줘.</w:t>
            </w:r>
          </w:p>
        </w:tc>
      </w:tr>
    </w:tbl>
    <w:p w14:paraId="29E38F32" w14:textId="77777777" w:rsidR="00917AE4" w:rsidRDefault="00917AE4" w:rsidP="00917AE4">
      <w:pPr>
        <w:spacing w:after="20"/>
      </w:pPr>
    </w:p>
    <w:p w14:paraId="19F92E29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일부러 규칙을 깬 코드로 시작해, 테스트가 빨강→초록으로 바뀌는 과정을 관찰해 보세요.</w:t>
      </w:r>
    </w:p>
    <w:p w14:paraId="076C88D4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7. 출력 형식 지정 (Output Format) — </w:t>
      </w:r>
      <w:r>
        <w:rPr>
          <w:sz w:val="23"/>
          <w:szCs w:val="23"/>
        </w:rPr>
        <w:t>결과를 어떤 형태로 받을지 지정하면 검토 속도가 빨라집니다.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B6C46E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9EDC0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02B2DC8F" w14:textId="77777777" w:rsidR="00917AE4" w:rsidRDefault="00917AE4" w:rsidP="008378BD">
            <w:pPr>
              <w:spacing w:after="20" w:line="264" w:lineRule="auto"/>
            </w:pPr>
            <w:r>
              <w:t>위 변경을 마친 뒤, 결과를 다음 형식으로만 보고해줘.</w:t>
            </w:r>
          </w:p>
          <w:p w14:paraId="22C40C74" w14:textId="77777777" w:rsidR="00917AE4" w:rsidRDefault="00917AE4" w:rsidP="008378BD">
            <w:pPr>
              <w:spacing w:after="20" w:line="264" w:lineRule="auto"/>
            </w:pPr>
            <w:r>
              <w:t xml:space="preserve">1) 변경한 파일 목록  2) 핵심 </w:t>
            </w:r>
            <w:proofErr w:type="spellStart"/>
            <w:r>
              <w:t>변경점</w:t>
            </w:r>
            <w:proofErr w:type="spellEnd"/>
            <w:r>
              <w:t xml:space="preserve"> 3줄  3) 실행한 명령과 통과 여부.</w:t>
            </w:r>
          </w:p>
          <w:p w14:paraId="561E81F4" w14:textId="77777777" w:rsidR="00917AE4" w:rsidRDefault="00917AE4" w:rsidP="008378BD">
            <w:pPr>
              <w:spacing w:after="20" w:line="264" w:lineRule="auto"/>
            </w:pPr>
            <w:r>
              <w:t xml:space="preserve">코드 전체를 다시 </w:t>
            </w:r>
            <w:proofErr w:type="spellStart"/>
            <w:r>
              <w:t>붙여넣지는</w:t>
            </w:r>
            <w:proofErr w:type="spellEnd"/>
            <w:r>
              <w:t xml:space="preserve"> 마.</w:t>
            </w:r>
          </w:p>
        </w:tc>
      </w:tr>
    </w:tbl>
    <w:p w14:paraId="33E80C64" w14:textId="77777777" w:rsidR="00917AE4" w:rsidRDefault="00917AE4" w:rsidP="00917AE4">
      <w:pPr>
        <w:spacing w:after="20"/>
      </w:pPr>
    </w:p>
    <w:p w14:paraId="68302C78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 xml:space="preserve">같은 작업을 ‘diff 형태로’, ‘표 형태로’ 각각 요청해 보고 어느 쪽이 검토하기 </w:t>
      </w:r>
      <w:proofErr w:type="spellStart"/>
      <w:r>
        <w:t>편한지</w:t>
      </w:r>
      <w:proofErr w:type="spellEnd"/>
      <w:r>
        <w:t xml:space="preserve"> 비교해 보세요.</w:t>
      </w:r>
    </w:p>
    <w:p w14:paraId="1B26F720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8. 셀프 리뷰·비평 (Self-critique) — </w:t>
      </w:r>
      <w:r>
        <w:rPr>
          <w:sz w:val="23"/>
          <w:szCs w:val="23"/>
        </w:rPr>
        <w:t>스스로 자기 결과를 비판하게 하면 놓친 위험을 잡아냅니다.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B78D2D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33FF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6918FF07" w14:textId="77777777" w:rsidR="00917AE4" w:rsidRDefault="00917AE4" w:rsidP="008378BD">
            <w:pPr>
              <w:spacing w:after="20" w:line="264" w:lineRule="auto"/>
            </w:pPr>
            <w:r>
              <w:t>방금 만든 변경분을 성능·보안·</w:t>
            </w:r>
            <w:proofErr w:type="spellStart"/>
            <w:r>
              <w:t>경계값</w:t>
            </w:r>
            <w:proofErr w:type="spellEnd"/>
            <w:r>
              <w:t xml:space="preserve"> 관점에서 셀프 리뷰하고,</w:t>
            </w:r>
          </w:p>
          <w:p w14:paraId="7EFCA0C2" w14:textId="77777777" w:rsidR="00917AE4" w:rsidRDefault="00917AE4" w:rsidP="008378BD">
            <w:pPr>
              <w:spacing w:after="20" w:line="264" w:lineRule="auto"/>
            </w:pPr>
            <w:r>
              <w:t>발견한 위험을 ‘항목 / 심각도(높음·중간·낮음) / 개선안’ 표로 정리해줘.</w:t>
            </w:r>
          </w:p>
          <w:p w14:paraId="3CB01DED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그다음</w:t>
            </w:r>
            <w:proofErr w:type="spellEnd"/>
            <w:r>
              <w:t xml:space="preserve"> 심각도 높음 항목부터 고쳐줘.</w:t>
            </w:r>
          </w:p>
        </w:tc>
      </w:tr>
    </w:tbl>
    <w:p w14:paraId="753DF984" w14:textId="77777777" w:rsidR="00917AE4" w:rsidRDefault="00917AE4" w:rsidP="00917AE4">
      <w:pPr>
        <w:spacing w:after="20"/>
      </w:pPr>
    </w:p>
    <w:p w14:paraId="659A349D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셀프 리뷰 표에서 ‘중간’ 이상 항목만 골라 수정하도록 이어서 요청해 보세요.</w:t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03A602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1480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기법은 하나만 쓰지 않는다</w:t>
            </w:r>
          </w:p>
          <w:p w14:paraId="4894D19D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실제 프롬프트는 여러 기법을 겹쳐 씁니다. 예를 들어 ‘역할(1) + 제약(4) + 검증(6) + 형식(7)’을 한 번에 담는 식입니다. 앞의 P·C·T·F가 바로 그 조합의 최소 골격이라는 점을 기억하세요.</w:t>
            </w:r>
          </w:p>
        </w:tc>
      </w:tr>
    </w:tbl>
    <w:p w14:paraId="2A87BC7E" w14:textId="77777777" w:rsidR="00917AE4" w:rsidRDefault="00917AE4" w:rsidP="00917AE4">
      <w:pPr>
        <w:spacing w:after="20"/>
      </w:pPr>
    </w:p>
    <w:p w14:paraId="3456FF12" w14:textId="77777777" w:rsidR="00917AE4" w:rsidRDefault="00917AE4" w:rsidP="00917AE4">
      <w:pPr>
        <w:spacing w:before="200" w:after="60"/>
      </w:pPr>
      <w:r>
        <w:rPr>
          <w:rFonts w:hint="eastAsia"/>
          <w:b/>
          <w:bCs/>
          <w:color w:val="3A3222"/>
          <w:sz w:val="23"/>
          <w:szCs w:val="23"/>
        </w:rPr>
        <w:t>9</w:t>
      </w:r>
      <w:r>
        <w:rPr>
          <w:b/>
          <w:bCs/>
          <w:color w:val="3A3222"/>
          <w:sz w:val="23"/>
          <w:szCs w:val="23"/>
        </w:rPr>
        <w:t xml:space="preserve">. </w:t>
      </w:r>
      <w:r w:rsidRPr="000A2AE5">
        <w:rPr>
          <w:rFonts w:hint="eastAsia"/>
          <w:b/>
          <w:bCs/>
          <w:color w:val="3A3222"/>
          <w:sz w:val="23"/>
          <w:szCs w:val="23"/>
        </w:rPr>
        <w:t>Goal</w:t>
      </w:r>
    </w:p>
    <w:p w14:paraId="08843274" w14:textId="77777777" w:rsidR="00917AE4" w:rsidRDefault="00917AE4" w:rsidP="00917AE4">
      <w:pPr>
        <w:spacing w:after="120"/>
      </w:pPr>
      <w:r>
        <w:lastRenderedPageBreak/>
        <w:t>Codex의 Goal은 “한 번의 응답”이 아니라, 여러 턴에 걸쳐 하나의 검증 가능한 목표를 계속 추적하고 수행하도록 만드는 장기 작업 기능</w:t>
      </w:r>
    </w:p>
    <w:p w14:paraId="5290489B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t>Goal: 장기적으로 유지되는 최종 목적</w:t>
      </w:r>
    </w:p>
    <w:p w14:paraId="043E528E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t>Plan: Goal을 달성하기 위한 현재 작업 단계</w:t>
      </w:r>
    </w:p>
    <w:p w14:paraId="65F1C8CE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rPr>
          <w:rFonts w:hint="eastAsia"/>
        </w:rPr>
        <w:t>일반</w:t>
      </w:r>
      <w:r>
        <w:t xml:space="preserve"> 프롬프트: 한 턴에서 처리할 요청</w:t>
      </w:r>
    </w:p>
    <w:p w14:paraId="07B18206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t>Automation: 특정 시각이나 주기에 실행할 작업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669B1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5C4F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예시 </w:t>
            </w:r>
          </w:p>
          <w:p w14:paraId="06F23F0E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프로젝트 디버깅하는 Goal을 설정하는 프롬프트를 작성해줘.</w:t>
            </w:r>
          </w:p>
        </w:tc>
      </w:tr>
    </w:tbl>
    <w:p w14:paraId="6FC03623" w14:textId="77777777" w:rsidR="00917AE4" w:rsidRPr="00913737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3BE9CE88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122589D1" wp14:editId="4524DAD0">
            <wp:extent cx="5731510" cy="4043680"/>
            <wp:effectExtent l="0" t="0" r="2540" b="0"/>
            <wp:docPr id="1604976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68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C8E1F6B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50DF4" w14:textId="77777777" w:rsidR="00917AE4" w:rsidRDefault="00917AE4" w:rsidP="008378BD">
            <w:pPr>
              <w:spacing w:after="60"/>
              <w:rPr>
                <w:b/>
                <w:bCs/>
                <w:color w:val="5B8C4A"/>
                <w:sz w:val="21"/>
                <w:szCs w:val="21"/>
              </w:rPr>
            </w:pPr>
            <w:r>
              <w:rPr>
                <w:b/>
                <w:bCs/>
                <w:color w:val="5B8C4A"/>
                <w:sz w:val="21"/>
                <w:szCs w:val="21"/>
              </w:rPr>
              <w:t>[</w:t>
            </w:r>
            <w:r>
              <w:rPr>
                <w:rFonts w:hint="eastAsia"/>
                <w:b/>
                <w:bCs/>
                <w:color w:val="5B8C4A"/>
                <w:sz w:val="21"/>
                <w:szCs w:val="21"/>
              </w:rPr>
              <w:t>결과 예시</w:t>
            </w:r>
            <w:r>
              <w:rPr>
                <w:b/>
                <w:bCs/>
                <w:color w:val="5B8C4A"/>
                <w:sz w:val="21"/>
                <w:szCs w:val="21"/>
              </w:rPr>
              <w:t xml:space="preserve">] </w:t>
            </w:r>
          </w:p>
          <w:p w14:paraId="3E14F540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현재</w:t>
            </w:r>
            <w:r>
              <w:rPr>
                <w:sz w:val="21"/>
                <w:szCs w:val="21"/>
              </w:rPr>
              <w:t xml:space="preserve"> 프로젝트를 체계적으로 디버깅하는 Goal을 설정하고 수행해줘.</w:t>
            </w:r>
          </w:p>
          <w:p w14:paraId="4511672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47AF00E9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Goal:</w:t>
            </w:r>
          </w:p>
          <w:p w14:paraId="1FC2B7E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재현</w:t>
            </w:r>
            <w:r>
              <w:rPr>
                <w:sz w:val="21"/>
                <w:szCs w:val="21"/>
              </w:rPr>
              <w:t xml:space="preserve"> 가능한 오류와 테스트 실패의 근본 원인을 찾아 수정하고, 기존 기능에 회귀가 없는 상태로 검증을 완료한다.</w:t>
            </w:r>
          </w:p>
          <w:p w14:paraId="0C15B073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371EE09A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진행</w:t>
            </w:r>
            <w:r>
              <w:rPr>
                <w:sz w:val="21"/>
                <w:szCs w:val="21"/>
              </w:rPr>
              <w:t xml:space="preserve"> 원칙:</w:t>
            </w:r>
          </w:p>
          <w:p w14:paraId="369B4FF5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먼저 프로젝트 구조, AGENTS.md, 실행 방법, 테스트 및 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 xml:space="preserve"> 설정을 확인한다.</w:t>
            </w:r>
          </w:p>
          <w:p w14:paraId="7F5745F0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작업 전 현재 상태와 다음 변경 내용을 3줄 이내로 알려준다.</w:t>
            </w:r>
          </w:p>
          <w:p w14:paraId="52230385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오류를 직접 재현하고 로그, 스택 </w:t>
            </w:r>
            <w:proofErr w:type="spellStart"/>
            <w:r>
              <w:rPr>
                <w:sz w:val="21"/>
                <w:szCs w:val="21"/>
              </w:rPr>
              <w:t>트레이스</w:t>
            </w:r>
            <w:proofErr w:type="spellEnd"/>
            <w:r>
              <w:rPr>
                <w:sz w:val="21"/>
                <w:szCs w:val="21"/>
              </w:rPr>
              <w:t>, 실패 테스트를 근거로 원인을 분석한다.</w:t>
            </w:r>
          </w:p>
          <w:p w14:paraId="244ADE8F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추측으로 여러 부분을 한꺼번에 변경하지 말고, 원인별로 작은 단위로 수정한다.</w:t>
            </w:r>
          </w:p>
          <w:p w14:paraId="6748D43C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사용자 작업과 관련 없는 기존 변경 사항은 보존한다.</w:t>
            </w:r>
          </w:p>
          <w:p w14:paraId="7002FC27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새 운영 의존성이 필요하면 설치하거나 추가하기 전에 반드시 내게 확인한다.</w:t>
            </w:r>
          </w:p>
          <w:p w14:paraId="3D9055C2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코드 들여쓰기는 스페이스 2칸을 사용하고, 주석은 코드의 “왜”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설명할 때만 작성한다.</w:t>
            </w:r>
          </w:p>
          <w:p w14:paraId="6536DB6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수정 후 관련 테스트를 먼저 실행하고, 가능하면 전체 테스트·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·타입 검사까지 수행한다.</w:t>
            </w:r>
          </w:p>
          <w:p w14:paraId="048BD5CA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테스트를 우회하거나 오류를 숨기는 방식으로 해결하지 않는다.</w:t>
            </w:r>
          </w:p>
          <w:p w14:paraId="039551EC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막히면 시도한 내용, 확인된 사실, 남은 장애물을 구체적으로 보고한다.</w:t>
            </w:r>
          </w:p>
          <w:p w14:paraId="12746C4E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176BAE33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완료</w:t>
            </w:r>
            <w:r>
              <w:rPr>
                <w:sz w:val="21"/>
                <w:szCs w:val="21"/>
              </w:rPr>
              <w:t xml:space="preserve"> 조건:</w:t>
            </w:r>
          </w:p>
          <w:p w14:paraId="1906A768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문제를 재현하는 절차 또는 실패 테스트가 확인됨</w:t>
            </w:r>
          </w:p>
          <w:p w14:paraId="2F510232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 근본 원인이 설명됨</w:t>
            </w:r>
          </w:p>
          <w:p w14:paraId="51CE0198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 최소 범위의 수정이 적용됨</w:t>
            </w:r>
          </w:p>
          <w:p w14:paraId="671FFE5B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관련 테스트 및 품질 검사가 통과함</w:t>
            </w:r>
          </w:p>
          <w:p w14:paraId="516DD69A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 변경 파일, 검증 결과, 남은 위험 요소가 최종 보고됨</w:t>
            </w:r>
          </w:p>
          <w:p w14:paraId="7DCEC13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7FD72AB3" w14:textId="77777777" w:rsidR="00917AE4" w:rsidRDefault="00917AE4" w:rsidP="008378BD">
            <w:pPr>
              <w:spacing w:after="60"/>
            </w:pPr>
            <w:r>
              <w:rPr>
                <w:rFonts w:hint="eastAsia"/>
                <w:sz w:val="21"/>
                <w:szCs w:val="21"/>
              </w:rPr>
              <w:t>먼저</w:t>
            </w:r>
            <w:r>
              <w:rPr>
                <w:sz w:val="21"/>
                <w:szCs w:val="21"/>
              </w:rPr>
              <w:t xml:space="preserve"> Goal을 생성한 다음 프로젝트 상태를 조사하고, 안전하게 진행 가능한 작업은 추가 질문 없이 계속 수행해줘.</w:t>
            </w:r>
          </w:p>
        </w:tc>
      </w:tr>
    </w:tbl>
    <w:p w14:paraId="73583897" w14:textId="77777777" w:rsidR="00917AE4" w:rsidRDefault="00917AE4" w:rsidP="00917AE4">
      <w:r>
        <w:lastRenderedPageBreak/>
        <w:br w:type="page"/>
      </w:r>
    </w:p>
    <w:p w14:paraId="1A7FE847" w14:textId="77777777" w:rsidR="00917AE4" w:rsidRDefault="00917AE4" w:rsidP="00917AE4">
      <w:r>
        <w:rPr>
          <w:noProof/>
        </w:rPr>
        <w:lastRenderedPageBreak/>
        <w:drawing>
          <wp:inline distT="0" distB="0" distL="0" distR="0" wp14:anchorId="31EB26C5" wp14:editId="253B18CD">
            <wp:extent cx="5731510" cy="4043680"/>
            <wp:effectExtent l="0" t="0" r="2540" b="0"/>
            <wp:docPr id="1580351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11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A32A" w14:textId="77777777" w:rsidR="00917AE4" w:rsidRDefault="00917AE4" w:rsidP="00917AE4">
      <w:r>
        <w:rPr>
          <w:noProof/>
        </w:rPr>
        <w:drawing>
          <wp:inline distT="0" distB="0" distL="0" distR="0" wp14:anchorId="67334404" wp14:editId="34C53B99">
            <wp:extent cx="5731510" cy="4043680"/>
            <wp:effectExtent l="0" t="0" r="2540" b="0"/>
            <wp:docPr id="666130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301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504" w14:textId="77777777" w:rsidR="00917AE4" w:rsidRDefault="00917AE4" w:rsidP="00917AE4">
      <w:r>
        <w:rPr>
          <w:noProof/>
        </w:rPr>
        <w:lastRenderedPageBreak/>
        <w:drawing>
          <wp:inline distT="0" distB="0" distL="0" distR="0" wp14:anchorId="0D8C36E0" wp14:editId="5721DE21">
            <wp:extent cx="5731510" cy="4043680"/>
            <wp:effectExtent l="0" t="0" r="2540" b="0"/>
            <wp:docPr id="797370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00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0D5D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07F38A7F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2514D838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3-4. 자주 쓰는 프롬프트 패턴 모음</w:t>
      </w:r>
      <w:bookmarkEnd w:id="18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917AE4" w14:paraId="73A8A911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7AB05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상황</w:t>
            </w:r>
          </w:p>
        </w:tc>
        <w:tc>
          <w:tcPr>
            <w:tcW w:w="7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8AE04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</w:tc>
      </w:tr>
      <w:tr w:rsidR="00917AE4" w14:paraId="5FAA1153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AD44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이해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F9A2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transform 모듈이 어떻게 동작하고 어떤 모듈이 이를 사용하는지 설명해줘.</w:t>
            </w:r>
          </w:p>
        </w:tc>
      </w:tr>
      <w:tr w:rsidR="00917AE4" w14:paraId="4E32177A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795B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버그 수정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74AE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다음 에러를 재현하는 방법은 ...야. 원인을 찾아 고치고, 회귀 테스트를 추가해줘.</w:t>
            </w:r>
          </w:p>
        </w:tc>
      </w:tr>
      <w:tr w:rsidR="00917AE4" w14:paraId="1CF2CDDF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B71B1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리팩터링</w:t>
            </w:r>
            <w:proofErr w:type="spellEnd"/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5935B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src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utils.ts</w:t>
            </w:r>
            <w:proofErr w:type="spellEnd"/>
            <w:r>
              <w:rPr>
                <w:color w:val="000000"/>
                <w:sz w:val="21"/>
                <w:szCs w:val="21"/>
              </w:rPr>
              <w:t>의 동작은 그대로 두고, 중복을 제거해 가독성만 개선해줘. 테스트가 계속 통과해야 해.</w:t>
            </w:r>
          </w:p>
        </w:tc>
      </w:tr>
      <w:tr w:rsidR="00917AE4" w14:paraId="7DE5437A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0A64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기능 추가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6AE9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--</w:t>
            </w:r>
            <w:proofErr w:type="spellStart"/>
            <w:r>
              <w:rPr>
                <w:color w:val="000000"/>
                <w:sz w:val="21"/>
                <w:szCs w:val="21"/>
              </w:rPr>
              <w:t>json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출력 옵션을 추가해줘. 사용법을 README에도 한 줄 추가하고 예시를 보여줘.</w:t>
            </w:r>
          </w:p>
        </w:tc>
      </w:tr>
      <w:tr w:rsidR="00917AE4" w14:paraId="2D625C2B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A90F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리뷰 요청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9028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방금 변경분을 보안·성능 관점에서 셀프 리뷰하고 위험 요소를 표로 정리해줘.</w:t>
            </w:r>
          </w:p>
        </w:tc>
      </w:tr>
    </w:tbl>
    <w:p w14:paraId="3176ABC6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894214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88FB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'검증 가능하게'가 가장 중요한 한 가지</w:t>
            </w:r>
          </w:p>
          <w:p w14:paraId="4D9E2F94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lastRenderedPageBreak/>
              <w:t>재현 절차, 통과해야 할 테스트, 실행해 볼 명령을 프롬프트에 넣으세요. Codex가 결과를 스스로 돌려 보며 고치기 때문에 정확도가 올라갑니다.</w:t>
            </w:r>
          </w:p>
        </w:tc>
      </w:tr>
    </w:tbl>
    <w:p w14:paraId="75CD5278" w14:textId="77777777" w:rsidR="00917AE4" w:rsidRDefault="00917AE4" w:rsidP="00917AE4">
      <w:r>
        <w:lastRenderedPageBreak/>
        <w:br w:type="page"/>
      </w:r>
    </w:p>
    <w:p w14:paraId="7C567F0F" w14:textId="77777777" w:rsidR="00EC6B2B" w:rsidRPr="00917AE4" w:rsidRDefault="00EC6B2B" w:rsidP="00EC6B2B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EC6B2B" w:rsidRPr="00D04B3E" w14:paraId="33F3EE14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1D55541E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6D88CB80" w14:textId="038E8D0D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컨텍스트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엔지니어링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기초</w:t>
            </w:r>
          </w:p>
        </w:tc>
      </w:tr>
      <w:tr w:rsidR="00EC6B2B" w:rsidRPr="00D04B3E" w14:paraId="54679F9E" w14:textId="77777777" w:rsidTr="00097AF6">
        <w:trPr>
          <w:trHeight w:val="367"/>
        </w:trPr>
        <w:tc>
          <w:tcPr>
            <w:tcW w:w="720" w:type="pct"/>
            <w:vMerge/>
          </w:tcPr>
          <w:p w14:paraId="3001436B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089B99CA" w14:textId="0EC5DE74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</w:tc>
      </w:tr>
    </w:tbl>
    <w:p w14:paraId="266343F2" w14:textId="77777777" w:rsidR="00EC6B2B" w:rsidRDefault="00EC6B2B" w:rsidP="00EC6B2B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6A6131C5" w14:textId="77777777" w:rsidR="00917AE4" w:rsidRDefault="00917AE4" w:rsidP="00917AE4">
      <w:pPr>
        <w:pStyle w:val="10"/>
        <w:spacing w:before="320" w:after="140"/>
      </w:pPr>
      <w:bookmarkStart w:id="20" w:name="_Toc237702122"/>
      <w:bookmarkEnd w:id="14"/>
      <w:r>
        <w:rPr>
          <w:b/>
          <w:bCs/>
          <w:color w:val="6B5B3E"/>
          <w:sz w:val="30"/>
          <w:szCs w:val="30"/>
        </w:rPr>
        <w:t>Part 4. 컨텍스트 엔지니어링 기초</w:t>
      </w:r>
    </w:p>
    <w:p w14:paraId="2DBF4F2C" w14:textId="77777777" w:rsidR="00917AE4" w:rsidRDefault="00917AE4" w:rsidP="00917AE4">
      <w:pPr>
        <w:spacing w:after="120"/>
      </w:pPr>
      <w:r>
        <w:t>프롬프트가 ‘무엇을 시키나’라면, 컨텍스트는 ‘무엇을 알고 일하나’입니다. 컨텍스트 엔지니어링은 Codex가 답을 만들 때 참고하는 정보(파일·이미지·규칙·이전 대화)를 ‘필요한 만큼만, 정확히’ 보여 주는 기술입니다.</w:t>
      </w:r>
    </w:p>
    <w:p w14:paraId="1F4D2773" w14:textId="77777777" w:rsidR="00917AE4" w:rsidRDefault="00917AE4" w:rsidP="00917AE4">
      <w:pPr>
        <w:spacing w:after="120"/>
      </w:pPr>
      <w:r>
        <w:t xml:space="preserve">이 용어는 안드레이 </w:t>
      </w:r>
      <w:proofErr w:type="spellStart"/>
      <w:r>
        <w:t>카파시</w:t>
      </w:r>
      <w:proofErr w:type="spellEnd"/>
      <w:r>
        <w:t>(Andrej Karpathy, 안드레 융)가 널리 퍼뜨린 개념으로, 그는 컨텍스트 엔지니어링을 ‘다음 단계에 딱 필요한 정보로 컨텍스트 윈도우를 채우는 섬세한 기술이자 과학’이라고 설명합니다. 프롬프트가 ‘사용자가 지금 하는 한마디’라면, 컨텍스트는 ‘모델이 보고 있는 그 밖의 모든 것’ — 규칙, 예시, 이전 대화, 도구가 돌려준 결과 — 을 뜻합니다.</w:t>
      </w:r>
    </w:p>
    <w:p w14:paraId="6DEF1FCC" w14:textId="77777777" w:rsidR="00917AE4" w:rsidRDefault="00917AE4" w:rsidP="00917AE4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BFDB5DF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3B7B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핵심 비유: LLM은 컴퓨터, 컨텍스트 윈도우는 작업 기억(RAM)</w:t>
            </w:r>
          </w:p>
          <w:p w14:paraId="68CBC2D1" w14:textId="77777777" w:rsidR="00917AE4" w:rsidRDefault="00917AE4" w:rsidP="008378BD">
            <w:pPr>
              <w:spacing w:line="272" w:lineRule="auto"/>
            </w:pPr>
            <w:proofErr w:type="spellStart"/>
            <w:r>
              <w:rPr>
                <w:sz w:val="21"/>
                <w:szCs w:val="21"/>
              </w:rPr>
              <w:t>카파시는</w:t>
            </w:r>
            <w:proofErr w:type="spellEnd"/>
            <w:r>
              <w:rPr>
                <w:sz w:val="21"/>
                <w:szCs w:val="21"/>
              </w:rPr>
              <w:t xml:space="preserve"> LLM을 새로운 종류의 운영체제에 비유합니다. 모델은 CPU, 컨텍스트 윈도우는 RAM(작업 기억)과 같아서, 한 번에 담을 수 있는 정보량이 정해져 있습니다. 그래서 무엇을 얼마나 넣을지 ‘관리’하는 일이 곧 컨텍스트 엔지니어링입니다.</w:t>
            </w:r>
          </w:p>
        </w:tc>
      </w:tr>
    </w:tbl>
    <w:p w14:paraId="7F372611" w14:textId="77777777" w:rsidR="00917AE4" w:rsidRDefault="00917AE4" w:rsidP="00917AE4">
      <w:pPr>
        <w:spacing w:after="120"/>
      </w:pPr>
      <w:r>
        <w:t xml:space="preserve">여기서 흔한 오해 하나를 깨야 합니다. ‘많이 넣을수록 </w:t>
      </w:r>
      <w:proofErr w:type="spellStart"/>
      <w:r>
        <w:t>똑똑해진다</w:t>
      </w:r>
      <w:proofErr w:type="spellEnd"/>
      <w:r>
        <w:t xml:space="preserve">’는 틀린 말입니다. 정보가 부족하면 엉뚱한 답을, 너무 많으면 비싸고 느린 데다 오히려 정확도가 떨어지는 답을 냅니다(입력이 길어질수록 성능이 흐트러지는 현상을 흔히 ‘컨텍스트 </w:t>
      </w:r>
      <w:proofErr w:type="spellStart"/>
      <w:r>
        <w:t>로트</w:t>
      </w:r>
      <w:proofErr w:type="spellEnd"/>
      <w:r>
        <w:t>’</w:t>
      </w:r>
      <w:proofErr w:type="spellStart"/>
      <w:r>
        <w:t>라고</w:t>
      </w:r>
      <w:proofErr w:type="spellEnd"/>
      <w:r>
        <w:t xml:space="preserve"> 부릅니다). 그래서 ‘정확히, 관련 있는 것만’이 핵심입니다.</w:t>
      </w:r>
    </w:p>
    <w:p w14:paraId="01BC5656" w14:textId="77777777" w:rsidR="00917AE4" w:rsidRDefault="00917AE4" w:rsidP="00917AE4">
      <w:pPr>
        <w:pStyle w:val="20"/>
        <w:spacing w:before="240" w:after="110"/>
      </w:pPr>
      <w:bookmarkStart w:id="21" w:name="_Toc237702117"/>
      <w:r>
        <w:rPr>
          <w:b/>
          <w:bCs/>
          <w:color w:val="3A3222"/>
          <w:sz w:val="25"/>
          <w:szCs w:val="25"/>
        </w:rPr>
        <w:t>4-1. 컨텍스트의 종류</w:t>
      </w:r>
      <w:bookmarkEnd w:id="2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00"/>
        <w:gridCol w:w="3220"/>
      </w:tblGrid>
      <w:tr w:rsidR="00917AE4" w14:paraId="08E87978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8D3F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종류</w:t>
            </w:r>
          </w:p>
        </w:tc>
        <w:tc>
          <w:tcPr>
            <w:tcW w:w="4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8A9C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설명</w:t>
            </w:r>
          </w:p>
        </w:tc>
        <w:tc>
          <w:tcPr>
            <w:tcW w:w="3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75D70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주는 방법</w:t>
            </w:r>
          </w:p>
        </w:tc>
      </w:tr>
      <w:tr w:rsidR="00917AE4" w14:paraId="1693E38C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893A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 내용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5948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관련 소스/문서 파일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012F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@파일명 으로 참조하거나 경로 명시</w:t>
            </w:r>
          </w:p>
        </w:tc>
      </w:tr>
      <w:tr w:rsidR="00917AE4" w14:paraId="14AA92EE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D41A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이미지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CB50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디자인 시안·에러 스크린샷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9B61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이미지 파일 경로/붙여넣기</w:t>
            </w:r>
          </w:p>
        </w:tc>
      </w:tr>
      <w:tr w:rsidR="00917AE4" w14:paraId="242F1C65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3656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대화 기록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5784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같은 스레드의 이전 지시·결과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3480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스레드를 이어서 진행</w:t>
            </w:r>
          </w:p>
        </w:tc>
      </w:tr>
      <w:tr w:rsidR="00917AE4" w14:paraId="1E45CCB6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11F1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28B6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 상시 규칙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9A96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파일로 저장(작업 전 자동 로드)</w:t>
            </w:r>
          </w:p>
        </w:tc>
      </w:tr>
      <w:tr w:rsidR="00917AE4" w14:paraId="0DB35C41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B1D3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도구 출력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D6CB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테스트·빌드 로그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FEA1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실행해 자동 수집</w:t>
            </w:r>
          </w:p>
        </w:tc>
      </w:tr>
    </w:tbl>
    <w:p w14:paraId="34E6E76E" w14:textId="77777777" w:rsidR="00917AE4" w:rsidRDefault="00917AE4" w:rsidP="00917AE4">
      <w:pPr>
        <w:pStyle w:val="20"/>
        <w:spacing w:before="240" w:after="110"/>
      </w:pPr>
      <w:bookmarkStart w:id="22" w:name="_Toc237702118"/>
      <w:r>
        <w:rPr>
          <w:b/>
          <w:bCs/>
          <w:color w:val="3A3222"/>
          <w:sz w:val="25"/>
          <w:szCs w:val="25"/>
        </w:rPr>
        <w:lastRenderedPageBreak/>
        <w:t>4-2. 컨텍스트를 다루는 네 가지 전략</w:t>
      </w:r>
      <w:bookmarkEnd w:id="22"/>
    </w:p>
    <w:p w14:paraId="19493B2F" w14:textId="77777777" w:rsidR="00917AE4" w:rsidRDefault="00917AE4" w:rsidP="00917AE4">
      <w:pPr>
        <w:spacing w:after="120"/>
      </w:pPr>
      <w:proofErr w:type="spellStart"/>
      <w:r>
        <w:t>카파시의</w:t>
      </w:r>
      <w:proofErr w:type="spellEnd"/>
      <w:r>
        <w:t xml:space="preserve"> 논의에 이어, 실무에서는 한정된 작업 기억을 아래 네 가지 방식으로 ‘관리’합니다. 이 과정에서 그대로 실습하게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0"/>
      </w:tblGrid>
      <w:tr w:rsidR="00917AE4" w14:paraId="05359864" w14:textId="77777777" w:rsidTr="008378BD">
        <w:trPr>
          <w:tblHeader/>
        </w:trPr>
        <w:tc>
          <w:tcPr>
            <w:tcW w:w="18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033D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전략</w:t>
            </w:r>
          </w:p>
        </w:tc>
        <w:tc>
          <w:tcPr>
            <w:tcW w:w="42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1C10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무엇인가</w:t>
            </w:r>
          </w:p>
        </w:tc>
        <w:tc>
          <w:tcPr>
            <w:tcW w:w="3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72866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교재에서</w:t>
            </w:r>
          </w:p>
        </w:tc>
      </w:tr>
      <w:tr w:rsidR="00917AE4" w14:paraId="5ADCEA41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3E4C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작성(Write)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DA0A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중요한 규칙·결정을 밖에 적어 두기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A182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AGENTS.md에 규칙 저장(Part 5)</w:t>
            </w:r>
          </w:p>
        </w:tc>
      </w:tr>
      <w:tr w:rsidR="00917AE4" w14:paraId="30C44432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39CE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선택(Select)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702D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지금 작업에 필요한 것만 골라 넣기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5B3E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@로 파일 콕 집어 주기(아래)</w:t>
            </w:r>
          </w:p>
        </w:tc>
      </w:tr>
      <w:tr w:rsidR="00917AE4" w14:paraId="3AB7A263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8F55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압축(Compress)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A3B1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길어진 대화를 요약해 자리 확보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9CBAF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컴팩션</w:t>
            </w:r>
            <w:proofErr w:type="spellEnd"/>
            <w:r>
              <w:rPr>
                <w:color w:val="000000"/>
                <w:sz w:val="21"/>
                <w:szCs w:val="21"/>
              </w:rPr>
              <w:t>·스레드 나누기(4-4)</w:t>
            </w:r>
          </w:p>
        </w:tc>
      </w:tr>
      <w:tr w:rsidR="00917AE4" w14:paraId="5F9479B6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D711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격리(Isolate)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7E03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작업별로 맥락을 분리하기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055B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 작업 = 한 스레드</w:t>
            </w:r>
          </w:p>
        </w:tc>
      </w:tr>
    </w:tbl>
    <w:p w14:paraId="5E0E121C" w14:textId="77777777" w:rsidR="00917AE4" w:rsidRDefault="00917AE4" w:rsidP="00917AE4">
      <w:pPr>
        <w:pStyle w:val="20"/>
        <w:spacing w:before="240" w:after="110"/>
      </w:pPr>
      <w:bookmarkStart w:id="23" w:name="_Toc237702119"/>
      <w:r>
        <w:rPr>
          <w:b/>
          <w:bCs/>
          <w:color w:val="3A3222"/>
          <w:sz w:val="25"/>
          <w:szCs w:val="25"/>
        </w:rPr>
        <w:t>4-3. ▶ 실습: @로 파일 콕 집어 주기 (선택 전략)</w:t>
      </w:r>
      <w:bookmarkEnd w:id="23"/>
    </w:p>
    <w:p w14:paraId="5CD99197" w14:textId="77777777" w:rsidR="00917AE4" w:rsidRDefault="00917AE4" w:rsidP="00917AE4">
      <w:pPr>
        <w:spacing w:after="120"/>
      </w:pPr>
      <w:r>
        <w:t>먼저 실습에 쓸 예제 파일이 있어야 합니다. 아직 프로젝트 파일이 없다면, Codex에게 아래처럼 작은 시작 파일부터 만들게 하세요. (연습용 폴더에서 진행해도 됩니다.</w:t>
      </w:r>
      <w:r>
        <w:rPr>
          <w:rFonts w:hint="eastAsia"/>
        </w:rPr>
        <w:t xml:space="preserve"> </w:t>
      </w:r>
      <w:r>
        <w:t>Linksnip2)</w:t>
      </w:r>
    </w:p>
    <w:p w14:paraId="21B32A65" w14:textId="77777777" w:rsidR="00917AE4" w:rsidRDefault="00917AE4" w:rsidP="00917AE4">
      <w:pPr>
        <w:spacing w:after="120"/>
      </w:pPr>
    </w:p>
    <w:p w14:paraId="716E24AD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468BB98" wp14:editId="60F1856B">
            <wp:extent cx="5731510" cy="4029710"/>
            <wp:effectExtent l="0" t="0" r="2540" b="8890"/>
            <wp:docPr id="6321092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92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05B2" w14:textId="77777777" w:rsidR="00917AE4" w:rsidRPr="00003310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0DABBA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1597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▶ 준비: 예제 파일 먼저 만들기 (Codex App 작성 칸)</w:t>
            </w:r>
          </w:p>
          <w:p w14:paraId="26717E2D" w14:textId="77777777" w:rsidR="00917AE4" w:rsidRDefault="00917AE4" w:rsidP="008378BD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shorten.ts</w:t>
            </w:r>
            <w:proofErr w:type="spellEnd"/>
            <w:r>
              <w:rPr>
                <w:sz w:val="21"/>
                <w:szCs w:val="21"/>
              </w:rPr>
              <w:t xml:space="preserve"> 파일을 만들어줘. 아래처럼 동작하게 해줘:</w:t>
            </w:r>
          </w:p>
          <w:p w14:paraId="6B023F50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shorten(url: string) 함수를 export 한다.</w:t>
            </w:r>
          </w:p>
          <w:p w14:paraId="5043DE6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>이 비어 있으면 Error("EMPTY_URL")을 던진다.</w:t>
            </w:r>
          </w:p>
          <w:p w14:paraId="56B785C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성공 시 { code, </w:t>
            </w:r>
            <w:proofErr w:type="spell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 } 을 반환한다(code는 6자리).</w:t>
            </w:r>
          </w:p>
          <w:p w14:paraId="59933EB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간단한 주석도 한국어로 달아줘.</w:t>
            </w:r>
          </w:p>
        </w:tc>
      </w:tr>
    </w:tbl>
    <w:p w14:paraId="625D5A64" w14:textId="77777777" w:rsidR="00917AE4" w:rsidRDefault="00917AE4" w:rsidP="00917AE4">
      <w:pPr>
        <w:spacing w:after="120"/>
      </w:pPr>
    </w:p>
    <w:p w14:paraId="3261AA09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C98337D" wp14:editId="65FBFF2D">
            <wp:extent cx="5731510" cy="4029710"/>
            <wp:effectExtent l="0" t="0" r="2540" b="8890"/>
            <wp:docPr id="1303713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32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FC4D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0F79471B" wp14:editId="3AA97D8C">
            <wp:extent cx="5731510" cy="4029710"/>
            <wp:effectExtent l="0" t="0" r="2540" b="8890"/>
            <wp:docPr id="230587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73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F86F" w14:textId="77777777" w:rsidR="00917AE4" w:rsidRDefault="00917AE4" w:rsidP="00917AE4">
      <w:pPr>
        <w:spacing w:after="120"/>
      </w:pPr>
      <w:r>
        <w:t>참고로 이런 형태의 파일이 만들어집니다(개념 확인용).</w:t>
      </w:r>
    </w:p>
    <w:p w14:paraId="7EBA615C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13423A2E" wp14:editId="6EBEB3C6">
            <wp:extent cx="5731510" cy="3063875"/>
            <wp:effectExtent l="0" t="0" r="2540" b="3175"/>
            <wp:docPr id="174276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4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F89D" w14:textId="77777777" w:rsidR="00917AE4" w:rsidRDefault="00917AE4" w:rsidP="00917AE4">
      <w:pPr>
        <w:spacing w:after="120"/>
      </w:pPr>
    </w:p>
    <w:p w14:paraId="648F71FB" w14:textId="77777777" w:rsidR="00917AE4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D0E6B5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486F1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파일: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shorten.ts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(예시)</w:t>
            </w:r>
          </w:p>
          <w:p w14:paraId="2489C6C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—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</w:t>
            </w:r>
          </w:p>
          <w:p w14:paraId="549CC56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export interface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ShortenResult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{</w:t>
            </w:r>
          </w:p>
          <w:p w14:paraId="1D4D978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code: string;</w:t>
            </w:r>
          </w:p>
          <w:p w14:paraId="44B9BAE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string;</w:t>
            </w:r>
          </w:p>
          <w:p w14:paraId="2443181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}</w:t>
            </w:r>
          </w:p>
          <w:p w14:paraId="3D00EA3A" w14:textId="77777777" w:rsidR="00917AE4" w:rsidRDefault="00917AE4" w:rsidP="008378BD">
            <w:pPr>
              <w:spacing w:after="20" w:line="268" w:lineRule="auto"/>
            </w:pPr>
          </w:p>
          <w:p w14:paraId="672676C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export function shorten(url: string):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ShortenResult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{</w:t>
            </w:r>
          </w:p>
          <w:p w14:paraId="49A89E7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if (!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) throw new Error("EMPTY_URL");   // </w:t>
            </w:r>
            <w:r>
              <w:rPr>
                <w:rFonts w:ascii="Consolas" w:hAnsi="Consolas"/>
                <w:sz w:val="19"/>
                <w:szCs w:val="19"/>
              </w:rPr>
              <w:t>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방어</w:t>
            </w:r>
          </w:p>
          <w:p w14:paraId="64D42F1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const code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toString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(36).slice(2, 8); //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</w:p>
          <w:p w14:paraId="3B1E985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return { code,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`https://snip.example/${code}` };</w:t>
            </w:r>
          </w:p>
          <w:p w14:paraId="1FC6EA12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}</w:t>
            </w:r>
          </w:p>
        </w:tc>
      </w:tr>
    </w:tbl>
    <w:p w14:paraId="1D37AD70" w14:textId="77777777" w:rsidR="00917AE4" w:rsidRDefault="00917AE4" w:rsidP="00917AE4">
      <w:pPr>
        <w:spacing w:after="120"/>
      </w:pPr>
      <w:r>
        <w:lastRenderedPageBreak/>
        <w:t>파일이 생겼으면, 이제 @로 그 파일을 컨텍스트에 넣어 수정을 시킵니다. Codex 작성 칸에서 @를 입력하면 워크스페이스 파일을 빠르게 검색해 넣을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060B0A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55F3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(@파일 참조)</w:t>
            </w:r>
          </w:p>
          <w:p w14:paraId="75222C9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@src/api/shorten.ts 이 파일의 응답 형식을 바꾸려고 해.</w:t>
            </w:r>
          </w:p>
          <w:p w14:paraId="3B15DA3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성공 시 { code, </w:t>
            </w:r>
            <w:proofErr w:type="spell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 } 을 반환하도록 수정하고,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 파일을 사용하는 다른 곳들도 함께 맞춰줘.</w:t>
            </w:r>
          </w:p>
        </w:tc>
      </w:tr>
    </w:tbl>
    <w:p w14:paraId="2866574E" w14:textId="77777777" w:rsidR="00917AE4" w:rsidRDefault="00917AE4" w:rsidP="00917AE4">
      <w:pPr>
        <w:spacing w:after="40"/>
      </w:pPr>
    </w:p>
    <w:p w14:paraId="7930143D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2503B48F" wp14:editId="1A328EB8">
            <wp:extent cx="5731510" cy="4029710"/>
            <wp:effectExtent l="0" t="0" r="2540" b="8890"/>
            <wp:docPr id="1695583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30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5E3F" w14:textId="77777777" w:rsidR="00917AE4" w:rsidRDefault="00917AE4" w:rsidP="00917AE4">
      <w:pPr>
        <w:spacing w:after="40"/>
      </w:pPr>
    </w:p>
    <w:p w14:paraId="4B7D7AEA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2099E83C" wp14:editId="4B6F12E6">
            <wp:extent cx="5731510" cy="4029710"/>
            <wp:effectExtent l="0" t="0" r="2540" b="8890"/>
            <wp:docPr id="1681751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13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4FA8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3CA96BC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9A20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App·IDE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는 컨텍스트를 자동으로 도와줍니다</w:t>
            </w:r>
          </w:p>
          <w:p w14:paraId="318A5ACF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Codex App에서는 열어 둔 작업 폴더의 파일을 쉽게 참조할 수 있고, VS Code용 Codex 확장에서는 ‘열려 있는 파일 목록’과 ‘선택한 코드 영역’이 자동으로 컨텍스트에 포함됩니다. 그래도 정확히 어떤 파일인지 @로 콕 집어 주면 결과가 더 좋아집니다.</w:t>
            </w:r>
          </w:p>
        </w:tc>
      </w:tr>
    </w:tbl>
    <w:p w14:paraId="2E05747A" w14:textId="77777777" w:rsidR="00917AE4" w:rsidRDefault="00917AE4" w:rsidP="00917AE4">
      <w:pPr>
        <w:pStyle w:val="20"/>
        <w:spacing w:before="240" w:after="110"/>
      </w:pPr>
      <w:bookmarkStart w:id="24" w:name="_Toc237702120"/>
      <w:r>
        <w:rPr>
          <w:b/>
          <w:bCs/>
          <w:color w:val="3A3222"/>
          <w:sz w:val="25"/>
          <w:szCs w:val="25"/>
        </w:rPr>
        <w:t xml:space="preserve">4-4. 컨텍스트 윈도우와 </w:t>
      </w:r>
      <w:proofErr w:type="spellStart"/>
      <w:r>
        <w:rPr>
          <w:b/>
          <w:bCs/>
          <w:color w:val="3A3222"/>
          <w:sz w:val="25"/>
          <w:szCs w:val="25"/>
        </w:rPr>
        <w:t>컴팩션</w:t>
      </w:r>
      <w:proofErr w:type="spellEnd"/>
      <w:r>
        <w:rPr>
          <w:b/>
          <w:bCs/>
          <w:color w:val="3A3222"/>
          <w:sz w:val="25"/>
          <w:szCs w:val="25"/>
        </w:rPr>
        <w:t>(compaction) — 압축 전략</w:t>
      </w:r>
      <w:bookmarkEnd w:id="24"/>
    </w:p>
    <w:p w14:paraId="22523F6B" w14:textId="77777777" w:rsidR="00917AE4" w:rsidRDefault="00917AE4" w:rsidP="00917AE4">
      <w:pPr>
        <w:spacing w:after="120"/>
      </w:pPr>
      <w:r>
        <w:t xml:space="preserve">한 스레드의 모든 정보는 모델의 ‘컨텍스트 윈도우(작업 기억 한도)’ 안에 들어가야 합니다. 작업이 길어져 한도에 가까워지면 Codex는 중요한 내용을 요약하고 덜 중요한 내용을 버리는 </w:t>
      </w:r>
      <w:proofErr w:type="spellStart"/>
      <w:r>
        <w:t>컴팩션을</w:t>
      </w:r>
      <w:proofErr w:type="spellEnd"/>
      <w:r>
        <w:t xml:space="preserve"> 자동 수행해 작업을 이어 갑니다. 그래도 다음 습관이 도움이 됩니다.</w:t>
      </w:r>
    </w:p>
    <w:p w14:paraId="4857B035" w14:textId="77777777" w:rsidR="00917AE4" w:rsidRPr="003F2FCF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  <w:rPr>
          <w:u w:val="single"/>
        </w:rPr>
      </w:pPr>
      <w:r>
        <w:rPr>
          <w:u w:val="single"/>
        </w:rPr>
        <w:t xml:space="preserve">긴 작업은 여러 개의 작은 작업으로 나눠 새 </w:t>
      </w:r>
      <w:r>
        <w:rPr>
          <w:b/>
          <w:bCs/>
          <w:sz w:val="28"/>
          <w:szCs w:val="28"/>
          <w:u w:val="single"/>
        </w:rPr>
        <w:t>스레드</w:t>
      </w:r>
      <w:r>
        <w:rPr>
          <w:u w:val="single"/>
        </w:rPr>
        <w:t>에서 진행한다.</w:t>
      </w:r>
    </w:p>
    <w:p w14:paraId="670FADE7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관련 없는 파일을 잔뜩 붙여 넣지 않는다(필요한 파일만).</w:t>
      </w:r>
    </w:p>
    <w:p w14:paraId="5F8F7026" w14:textId="77777777" w:rsidR="00917AE4" w:rsidRPr="003F2FCF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  <w:rPr>
          <w:u w:val="single"/>
        </w:rPr>
      </w:pPr>
      <w:r>
        <w:rPr>
          <w:u w:val="single"/>
        </w:rPr>
        <w:t xml:space="preserve">핵심 규칙은 대화가 아니라 </w:t>
      </w:r>
      <w:r>
        <w:rPr>
          <w:b/>
          <w:bCs/>
          <w:sz w:val="28"/>
          <w:szCs w:val="28"/>
          <w:u w:val="single"/>
        </w:rPr>
        <w:t>AGENTS.md</w:t>
      </w:r>
      <w:r>
        <w:rPr>
          <w:u w:val="single"/>
        </w:rPr>
        <w:t>에 적어 둔다(다음 파트).</w:t>
      </w:r>
    </w:p>
    <w:p w14:paraId="1CCE5DF7" w14:textId="77777777" w:rsidR="00917AE4" w:rsidRDefault="00917AE4" w:rsidP="00917AE4">
      <w:pPr>
        <w:pStyle w:val="aff1"/>
        <w:numPr>
          <w:ilvl w:val="0"/>
          <w:numId w:val="16"/>
        </w:numPr>
        <w:spacing w:after="40" w:line="288" w:lineRule="auto"/>
        <w:contextualSpacing w:val="0"/>
      </w:pPr>
      <w:bookmarkStart w:id="25" w:name="_Toc237702121"/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0FEC10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77F6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Compaction은 오래된 컨텍스트를 요약·압축하여 작업을 계속하는 데 중요한 정보를 최대한 유지하면서, 이후 단계로 전달해야 하는 컨텍스트의 양을 줄이는 과정</w:t>
            </w:r>
          </w:p>
          <w:p w14:paraId="38DEA45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예를</w:t>
            </w:r>
            <w:r>
              <w:rPr>
                <w:sz w:val="21"/>
                <w:szCs w:val="21"/>
              </w:rPr>
              <w:t xml:space="preserve"> 들어 Codex와 이런 작업을 오래 했다고 해보겠습니다.</w:t>
            </w:r>
          </w:p>
          <w:p w14:paraId="5053CAB0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3993B26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72300BE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요구사항 분석</w:t>
            </w:r>
          </w:p>
          <w:p w14:paraId="3845B21A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 프로젝트 구조 확인</w:t>
            </w:r>
          </w:p>
          <w:p w14:paraId="64CE5BC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 DB 설계</w:t>
            </w:r>
          </w:p>
          <w:p w14:paraId="5BA47E7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API 작성</w:t>
            </w:r>
          </w:p>
          <w:p w14:paraId="5094A7D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 테스트 실행</w:t>
            </w:r>
          </w:p>
          <w:p w14:paraId="71F8ED8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6. 오류 수정</w:t>
            </w:r>
          </w:p>
          <w:p w14:paraId="75BD33E0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7. </w:t>
            </w:r>
            <w:proofErr w:type="spellStart"/>
            <w:r>
              <w:rPr>
                <w:sz w:val="21"/>
                <w:szCs w:val="21"/>
              </w:rPr>
              <w:t>리팩터링</w:t>
            </w:r>
            <w:proofErr w:type="spellEnd"/>
          </w:p>
          <w:p w14:paraId="767BFE80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 배포 설정</w:t>
            </w:r>
          </w:p>
          <w:p w14:paraId="0DDF648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...</w:t>
            </w:r>
          </w:p>
          <w:p w14:paraId="4E200B12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3E5599B1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74F5E13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처음에는</w:t>
            </w:r>
            <w:r>
              <w:rPr>
                <w:sz w:val="21"/>
                <w:szCs w:val="21"/>
              </w:rPr>
              <w:t xml:space="preserve"> 이 모든 대화와 파일 내용, 명령 실행 결과를 context window 안에 넣을 수 있습니다. 하지만 작업이 길어지면 context가 계속 커집니다. 모든 모델에는 한 번에 고려할 수 있는 정보량인 context window의 한계가 있기 때문입니다.</w:t>
            </w:r>
          </w:p>
          <w:p w14:paraId="17CD9A27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59F933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이때</w:t>
            </w:r>
            <w:r>
              <w:rPr>
                <w:sz w:val="21"/>
                <w:szCs w:val="21"/>
              </w:rPr>
              <w:t xml:space="preserve"> Codex가 내부적으로 이전 내용을 대략 다음처럼 압축할 수 있습니다.</w:t>
            </w:r>
          </w:p>
          <w:p w14:paraId="15DFCF5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62324E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4D4CD23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[Compacted context]</w:t>
            </w:r>
          </w:p>
          <w:p w14:paraId="17298FA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3079B7D1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88D89D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Project: Linksnip</w:t>
            </w:r>
          </w:p>
          <w:p w14:paraId="78EDF0CB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Goal: URL shortening service</w:t>
            </w:r>
          </w:p>
          <w:p w14:paraId="5B3B86F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15B5AF3D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7610742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Completed:</w:t>
            </w:r>
          </w:p>
          <w:p w14:paraId="7044D07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Next.js project created</w:t>
            </w:r>
          </w:p>
          <w:p w14:paraId="1AFE260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PostgreSQL configured</w:t>
            </w:r>
          </w:p>
          <w:p w14:paraId="2306527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URL API implemented</w:t>
            </w:r>
          </w:p>
          <w:p w14:paraId="4497146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Tests passing</w:t>
            </w:r>
          </w:p>
          <w:p w14:paraId="72F64D1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6DF95D5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127F1D71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Important decisions:</w:t>
            </w:r>
          </w:p>
          <w:p w14:paraId="31992023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Use PostgreSQL</w:t>
            </w:r>
          </w:p>
          <w:p w14:paraId="5A72BF5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Use Prisma</w:t>
            </w:r>
          </w:p>
          <w:p w14:paraId="7F24857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Short code length = 7</w:t>
            </w:r>
          </w:p>
          <w:p w14:paraId="3721EE6B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BC448D4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42AAB3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task:</w:t>
            </w:r>
          </w:p>
          <w:p w14:paraId="13F6E0F4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Implement deployment</w:t>
            </w:r>
          </w:p>
          <w:p w14:paraId="0120BC2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5FDF9B0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04C555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즉</w:t>
            </w:r>
            <w:r>
              <w:rPr>
                <w:sz w:val="21"/>
                <w:szCs w:val="21"/>
              </w:rPr>
              <w:t>,</w:t>
            </w:r>
          </w:p>
          <w:p w14:paraId="2B727CBD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622836D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엄청나게</w:t>
            </w:r>
            <w:r>
              <w:rPr>
                <w:sz w:val="21"/>
                <w:szCs w:val="21"/>
              </w:rPr>
              <w:t xml:space="preserve"> 긴 작업 기록</w:t>
            </w:r>
          </w:p>
          <w:p w14:paraId="3BCD1B0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46924FC7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Compaction</w:t>
            </w:r>
          </w:p>
          <w:p w14:paraId="760B71A3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30136D1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핵심</w:t>
            </w:r>
            <w:r>
              <w:rPr>
                <w:sz w:val="21"/>
                <w:szCs w:val="21"/>
              </w:rPr>
              <w:t xml:space="preserve"> 상태를 압축한 context</w:t>
            </w:r>
          </w:p>
          <w:p w14:paraId="744C83A3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3662E93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다음 작업 계속</w:t>
            </w:r>
          </w:p>
          <w:p w14:paraId="0B99DD7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8D2DD94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3C8B301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2C0941C" w14:textId="77777777" w:rsidR="00917AE4" w:rsidRDefault="00917AE4" w:rsidP="008378BD">
            <w:pPr>
              <w:spacing w:line="272" w:lineRule="auto"/>
            </w:pPr>
            <w:r>
              <w:rPr>
                <w:rFonts w:hint="eastAsia"/>
                <w:sz w:val="21"/>
                <w:szCs w:val="21"/>
              </w:rPr>
              <w:t>하는</w:t>
            </w:r>
            <w:r>
              <w:rPr>
                <w:sz w:val="21"/>
                <w:szCs w:val="21"/>
              </w:rPr>
              <w:t xml:space="preserve"> 방식</w:t>
            </w:r>
          </w:p>
        </w:tc>
      </w:tr>
    </w:tbl>
    <w:p w14:paraId="783FEEA0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47B25C3F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4-5. 좋은 컨텍스트를 만드는 3원칙</w:t>
      </w:r>
      <w:bookmarkEnd w:id="25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917AE4" w14:paraId="240980CB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9BAED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원칙</w:t>
            </w:r>
          </w:p>
        </w:tc>
        <w:tc>
          <w:tcPr>
            <w:tcW w:w="7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4C800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이렇게 하세요</w:t>
            </w:r>
          </w:p>
        </w:tc>
      </w:tr>
      <w:tr w:rsidR="00917AE4" w14:paraId="61D559F5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EA89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관련성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66F3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지금 작업에 필요한 파일/정보만 보여 준다.</w:t>
            </w:r>
          </w:p>
        </w:tc>
      </w:tr>
      <w:tr w:rsidR="00917AE4" w14:paraId="77CFE414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9090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구체성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D645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'이 함수'가 아니라 파일·함수·줄 범위를 지정한다.</w:t>
            </w:r>
          </w:p>
        </w:tc>
      </w:tr>
      <w:tr w:rsidR="00917AE4" w14:paraId="4A57F3D1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DB81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지속성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D439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매번 반복되는 규칙은 대화 대신 AGENTS.md에 적는다.</w:t>
            </w:r>
          </w:p>
        </w:tc>
      </w:tr>
    </w:tbl>
    <w:p w14:paraId="2B3176AA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2D9E3F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2142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컨텍스트는 '적게, 정확히'</w:t>
            </w:r>
          </w:p>
          <w:p w14:paraId="1BEBDF15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‘많이 넣을수록 </w:t>
            </w:r>
            <w:proofErr w:type="spellStart"/>
            <w:r>
              <w:rPr>
                <w:sz w:val="21"/>
                <w:szCs w:val="21"/>
              </w:rPr>
              <w:t>똑똑해진다</w:t>
            </w:r>
            <w:proofErr w:type="spellEnd"/>
            <w:r>
              <w:rPr>
                <w:sz w:val="21"/>
                <w:szCs w:val="21"/>
              </w:rPr>
              <w:t>’는 오해입니다. 불필요한 컨텍스트는 비용·속도·정확도를 모두 해칩니다. 핵심만 주고, 반복 규칙은 AGENTS.md로 옮기세요.</w:t>
            </w:r>
          </w:p>
        </w:tc>
      </w:tr>
    </w:tbl>
    <w:p w14:paraId="3C0B9BE7" w14:textId="77777777" w:rsidR="00917AE4" w:rsidRDefault="00917AE4" w:rsidP="00917AE4">
      <w:r>
        <w:br w:type="page"/>
      </w:r>
    </w:p>
    <w:p w14:paraId="5109EA72" w14:textId="77777777" w:rsidR="00EC6B2B" w:rsidRPr="00917AE4" w:rsidRDefault="00EC6B2B" w:rsidP="00EC6B2B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EC6B2B" w:rsidRPr="00D04B3E" w14:paraId="5BDF0888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0473EF75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6EB61F63" w14:textId="6E0D7161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Codex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핵심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기술</w:t>
            </w:r>
          </w:p>
        </w:tc>
      </w:tr>
      <w:tr w:rsidR="00EC6B2B" w:rsidRPr="00D04B3E" w14:paraId="41BC2E51" w14:textId="77777777" w:rsidTr="00097AF6">
        <w:trPr>
          <w:trHeight w:val="367"/>
        </w:trPr>
        <w:tc>
          <w:tcPr>
            <w:tcW w:w="720" w:type="pct"/>
            <w:vMerge/>
          </w:tcPr>
          <w:p w14:paraId="16573515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2A9C1AC8" w14:textId="7D7371D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EC6B2B">
              <w:rPr>
                <w:rFonts w:ascii="Cambria" w:eastAsia="돋움" w:hAnsi="Cambria"/>
                <w:bCs/>
                <w:szCs w:val="20"/>
              </w:rPr>
              <w:t>지시</w:t>
            </w:r>
            <w:r w:rsidRPr="00EC6B2B">
              <w:rPr>
                <w:rFonts w:ascii="Cambria" w:eastAsia="돋움" w:hAnsi="Cambria"/>
                <w:bCs/>
                <w:szCs w:val="20"/>
              </w:rPr>
              <w:t>·</w:t>
            </w:r>
            <w:r w:rsidRPr="00EC6B2B">
              <w:rPr>
                <w:rFonts w:ascii="Cambria" w:eastAsia="돋움" w:hAnsi="Cambria"/>
                <w:bCs/>
                <w:szCs w:val="20"/>
              </w:rPr>
              <w:t>권한</w:t>
            </w:r>
            <w:r w:rsidRPr="00EC6B2B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EC6B2B">
              <w:rPr>
                <w:rFonts w:ascii="Cambria" w:eastAsia="돋움" w:hAnsi="Cambria"/>
                <w:bCs/>
                <w:szCs w:val="20"/>
              </w:rPr>
              <w:t>체계</w:t>
            </w:r>
            <w:r w:rsidRPr="00EC6B2B">
              <w:rPr>
                <w:rFonts w:ascii="Cambria" w:eastAsia="돋움" w:hAnsi="Cambria"/>
                <w:bCs/>
                <w:szCs w:val="20"/>
              </w:rPr>
              <w:t xml:space="preserve">(AGENTS.md · </w:t>
            </w:r>
            <w:proofErr w:type="spellStart"/>
            <w:r w:rsidRPr="00EC6B2B">
              <w:rPr>
                <w:rFonts w:ascii="Cambria" w:eastAsia="돋움" w:hAnsi="Cambria"/>
                <w:bCs/>
                <w:szCs w:val="20"/>
              </w:rPr>
              <w:t>config.toml</w:t>
            </w:r>
            <w:proofErr w:type="spellEnd"/>
            <w:r w:rsidRPr="00EC6B2B">
              <w:rPr>
                <w:rFonts w:ascii="Cambria" w:eastAsia="돋움" w:hAnsi="Cambria"/>
                <w:bCs/>
                <w:szCs w:val="20"/>
              </w:rPr>
              <w:t xml:space="preserve"> · Sandbox/Approvals)</w:t>
            </w:r>
          </w:p>
        </w:tc>
      </w:tr>
      <w:bookmarkEnd w:id="20"/>
    </w:tbl>
    <w:p w14:paraId="3BD24368" w14:textId="77777777" w:rsidR="00EC6B2B" w:rsidRDefault="00EC6B2B" w:rsidP="00C517DA">
      <w:pPr>
        <w:spacing w:after="120"/>
      </w:pPr>
    </w:p>
    <w:p w14:paraId="14B2FDE2" w14:textId="77777777" w:rsidR="00917AE4" w:rsidRDefault="00917AE4" w:rsidP="008378BD">
      <w:pPr>
        <w:pStyle w:val="10"/>
        <w:spacing w:before="320" w:after="140"/>
      </w:pPr>
      <w:r>
        <w:rPr>
          <w:b/>
          <w:bCs/>
          <w:color w:val="6B5B3E"/>
          <w:sz w:val="30"/>
          <w:szCs w:val="30"/>
        </w:rPr>
        <w:t xml:space="preserve">Part 5. Codex 핵심 기술 — 지시·권한 체계(AGENTS.md · </w:t>
      </w:r>
      <w:proofErr w:type="spellStart"/>
      <w:r>
        <w:rPr>
          <w:b/>
          <w:bCs/>
          <w:color w:val="6B5B3E"/>
          <w:sz w:val="30"/>
          <w:szCs w:val="30"/>
        </w:rPr>
        <w:t>config.toml</w:t>
      </w:r>
      <w:proofErr w:type="spellEnd"/>
      <w:r>
        <w:rPr>
          <w:b/>
          <w:bCs/>
          <w:color w:val="6B5B3E"/>
          <w:sz w:val="30"/>
          <w:szCs w:val="30"/>
        </w:rPr>
        <w:t xml:space="preserve"> · Sandbox/Approvals)</w:t>
      </w:r>
    </w:p>
    <w:p w14:paraId="31C281FF" w14:textId="77777777" w:rsidR="00917AE4" w:rsidRDefault="00917AE4" w:rsidP="008378BD">
      <w:pPr>
        <w:spacing w:after="120"/>
      </w:pPr>
      <w:r>
        <w:t xml:space="preserve">이 파트에서 Codex를 안전하고 일관되게 부리는 ‘핵심 기술’을 세웁니다. AGENTS.md는 프로젝트의 상시 규칙(컨텍스트)이고, </w:t>
      </w:r>
      <w:proofErr w:type="spellStart"/>
      <w:r>
        <w:t>config.toml</w:t>
      </w:r>
      <w:proofErr w:type="spellEnd"/>
      <w:r>
        <w:t>은 Codex의 기본 동작 설정이며, Sandbox/Approvals는 Codex가 무엇을 할 수 있고 언제 사람에게 물어볼지를 정합니다. 이 셋이 ‘</w:t>
      </w:r>
      <w:proofErr w:type="spellStart"/>
      <w:r>
        <w:t>하네스</w:t>
      </w:r>
      <w:proofErr w:type="spellEnd"/>
      <w:r>
        <w:t>(다음 파트)’의 토대가 됩니다.</w:t>
      </w:r>
    </w:p>
    <w:p w14:paraId="0E01E4A3" w14:textId="77777777" w:rsidR="00917AE4" w:rsidRDefault="00917AE4" w:rsidP="008378BD">
      <w:pPr>
        <w:pStyle w:val="20"/>
        <w:spacing w:before="240" w:after="110"/>
      </w:pPr>
      <w:bookmarkStart w:id="26" w:name="_Toc237702123"/>
      <w:r>
        <w:rPr>
          <w:b/>
          <w:bCs/>
          <w:color w:val="3A3222"/>
          <w:sz w:val="25"/>
          <w:szCs w:val="25"/>
        </w:rPr>
        <w:t>5-1. AGENTS.md — Codex가 작업 전에 먼저 읽는 규칙서</w:t>
      </w:r>
      <w:bookmarkEnd w:id="26"/>
    </w:p>
    <w:p w14:paraId="79AD0240" w14:textId="77777777" w:rsidR="00917AE4" w:rsidRDefault="00917AE4" w:rsidP="008378BD">
      <w:pPr>
        <w:spacing w:after="120"/>
      </w:pPr>
      <w:r>
        <w:t>Codex는 작업을 시작할 때 AGENTS.md 파일들을 먼저 읽어 일관된 기준으로 일합니다. 파일은 계층적으로 합쳐집니다.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0"/>
      </w:tblGrid>
      <w:tr w:rsidR="00917AE4" w14:paraId="319CD9C1" w14:textId="77777777" w:rsidTr="008378BD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C4490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범위</w:t>
            </w:r>
          </w:p>
        </w:tc>
        <w:tc>
          <w:tcPr>
            <w:tcW w:w="3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F3723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위치</w:t>
            </w:r>
          </w:p>
        </w:tc>
        <w:tc>
          <w:tcPr>
            <w:tcW w:w="4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2DFB5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용도</w:t>
            </w:r>
          </w:p>
        </w:tc>
      </w:tr>
      <w:tr w:rsidR="00917AE4" w14:paraId="5FF87C35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A8106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전역(Global)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4C10F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~/.codex/AGENTS.md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F3C48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모든 프로젝트에 공통 적용되는 개인 기본 규칙</w:t>
            </w:r>
          </w:p>
        </w:tc>
      </w:tr>
      <w:tr w:rsidR="00917AE4" w14:paraId="0F007808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1E63A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A2B44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저장소 루트/AGENTS.md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AB4A2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 프로젝트의 셋업·검증 규칙</w:t>
            </w:r>
          </w:p>
        </w:tc>
      </w:tr>
      <w:tr w:rsidR="00917AE4" w14:paraId="3B95ACD8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981D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하위 폴더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68154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services/x/AGENTS.md (또는 AGENTS.override.md)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C28CB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특정 폴더에만 다르게 적용할 규칙</w:t>
            </w:r>
          </w:p>
        </w:tc>
      </w:tr>
    </w:tbl>
    <w:p w14:paraId="78149DAD" w14:textId="77777777" w:rsidR="00917AE4" w:rsidRDefault="00917AE4" w:rsidP="008378BD">
      <w:pPr>
        <w:spacing w:after="120"/>
      </w:pPr>
      <w:r>
        <w:rPr>
          <w:b/>
          <w:bCs/>
        </w:rPr>
        <w:t xml:space="preserve">우선순위: </w:t>
      </w:r>
      <w:r>
        <w:t xml:space="preserve">전역 → 프로젝트 루트 → 현재 폴더 순으로 합쳐지며, </w:t>
      </w:r>
      <w:r>
        <w:rPr>
          <w:b/>
          <w:bCs/>
        </w:rPr>
        <w:t>현재 폴더에 가까울수록 우선</w:t>
      </w:r>
      <w:r>
        <w:t>합니다. 같은 폴더에 AGENTS.override.md가 있으면 그것이 AGENTS.md를 대체합니다(기본 한도 32KiB).</w:t>
      </w:r>
      <w:bookmarkStart w:id="27" w:name="_Toc237702127"/>
    </w:p>
    <w:p w14:paraId="49F1F36D" w14:textId="77777777" w:rsidR="00917AE4" w:rsidRDefault="00917AE4" w:rsidP="008378BD">
      <w:pPr>
        <w:pStyle w:val="30"/>
        <w:spacing w:before="180" w:after="90"/>
        <w:ind w:left="1180" w:hanging="460"/>
      </w:pPr>
      <w:bookmarkStart w:id="28" w:name="_Toc237702124"/>
      <w:r>
        <w:rPr>
          <w:b/>
          <w:bCs/>
          <w:color w:val="4A4030"/>
          <w:sz w:val="23"/>
          <w:szCs w:val="23"/>
        </w:rPr>
        <w:t>▶ 실습: 전역 AGENTS.md 만들기</w:t>
      </w:r>
      <w:bookmarkEnd w:id="28"/>
    </w:p>
    <w:p w14:paraId="621486EB" w14:textId="77777777" w:rsidR="00917AE4" w:rsidRDefault="00917AE4" w:rsidP="008378BD">
      <w:pPr>
        <w:spacing w:after="120"/>
      </w:pPr>
      <w:r>
        <w:t>아래 내용을 파일로 저장합니다. Codex App에 “~/.codex/AGENTS.md 파일을 아래 내용으로 만들어줘”</w:t>
      </w:r>
      <w:proofErr w:type="spellStart"/>
      <w:r>
        <w:t>라고</w:t>
      </w:r>
      <w:proofErr w:type="spellEnd"/>
      <w:r>
        <w:t xml:space="preserve"> 시켜도 되고, 편집기로 직접 만들어도 됩니다.</w:t>
      </w:r>
    </w:p>
    <w:p w14:paraId="4888DBE8" w14:textId="77777777" w:rsidR="00917AE4" w:rsidRDefault="00917AE4" w:rsidP="008378BD">
      <w:pPr>
        <w:spacing w:after="120"/>
      </w:pPr>
    </w:p>
    <w:p w14:paraId="45693AC2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34CB52AE" wp14:editId="772FA61D">
            <wp:extent cx="5731510" cy="4237355"/>
            <wp:effectExtent l="0" t="0" r="2540" b="0"/>
            <wp:docPr id="572321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15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F865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152982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92551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~/.codex/AGENTS.md</w:t>
            </w:r>
          </w:p>
          <w:p w14:paraId="59495A2F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~/.codex/AGENTS.md (</w:t>
            </w:r>
            <w:r>
              <w:rPr>
                <w:rFonts w:ascii="Consolas" w:hAnsi="Consolas"/>
                <w:sz w:val="19"/>
                <w:szCs w:val="19"/>
              </w:rPr>
              <w:t>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공통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E159B08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방식</w:t>
            </w:r>
          </w:p>
          <w:p w14:paraId="4DE97991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일과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요약을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이내로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알려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0E98CAA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번에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너무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많이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바꾸지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단위로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진행할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AC61931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CC158E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스타일</w:t>
            </w:r>
          </w:p>
          <w:p w14:paraId="307D33C5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들여쓰기는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2</w:t>
            </w:r>
            <w:r>
              <w:rPr>
                <w:rFonts w:ascii="Consolas" w:hAnsi="Consolas"/>
                <w:sz w:val="19"/>
                <w:szCs w:val="19"/>
              </w:rPr>
              <w:t>칸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E37E4D5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의미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주석은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달지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왜</w:t>
            </w:r>
            <w:r>
              <w:rPr>
                <w:rFonts w:ascii="Consolas" w:hAnsi="Consolas"/>
                <w:sz w:val="19"/>
                <w:szCs w:val="19"/>
              </w:rPr>
              <w:t>(Why)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설명하는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주석만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68A48CD3" w14:textId="77777777" w:rsidR="00917AE4" w:rsidRDefault="00917AE4" w:rsidP="008378BD">
      <w:pPr>
        <w:pStyle w:val="30"/>
        <w:spacing w:before="180" w:after="90"/>
        <w:ind w:left="1180" w:hanging="460"/>
      </w:pPr>
      <w:bookmarkStart w:id="29" w:name="_Toc237702125"/>
      <w:r>
        <w:rPr>
          <w:b/>
          <w:bCs/>
          <w:color w:val="4A4030"/>
          <w:sz w:val="23"/>
          <w:szCs w:val="23"/>
        </w:rPr>
        <w:t>▶ 실습: 프로젝트 AGENTS.md 만들기 (Linksnip</w:t>
      </w:r>
      <w:r>
        <w:rPr>
          <w:rFonts w:hint="eastAsia"/>
          <w:b/>
          <w:bCs/>
          <w:color w:val="4A4030"/>
          <w:sz w:val="23"/>
          <w:szCs w:val="23"/>
        </w:rPr>
        <w:t>3</w:t>
      </w:r>
      <w:r>
        <w:rPr>
          <w:b/>
          <w:bCs/>
          <w:color w:val="4A4030"/>
          <w:sz w:val="23"/>
          <w:szCs w:val="23"/>
        </w:rPr>
        <w:t>)</w:t>
      </w:r>
      <w:bookmarkEnd w:id="29"/>
    </w:p>
    <w:p w14:paraId="0BBB6760" w14:textId="77777777" w:rsidR="00917AE4" w:rsidRDefault="00917AE4" w:rsidP="008378BD">
      <w:pPr>
        <w:spacing w:after="120"/>
      </w:pPr>
      <w:r>
        <w:t>실습 프로젝트 폴더를 만들고 그 루트에 프로젝트 규칙을 둡니다. 이 파일은 뒤에서 계속 보강합니다. 폴더 생성은 터미널에서, 파일 작성은 Codex App으로 맡기면 편합니다.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7BA7CF78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996DB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669D2640" w14:textId="77777777" w:rsidR="00917AE4" w:rsidRDefault="00917AE4" w:rsidP="00917AE4">
            <w:pPr>
              <w:spacing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-p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 xml:space="preserve"> &amp;&amp; cd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</w:p>
          <w:p w14:paraId="35D14529" w14:textId="77777777" w:rsidR="00917AE4" w:rsidRDefault="00917AE4" w:rsidP="00917AE4">
            <w:pPr>
              <w:spacing w:line="268" w:lineRule="auto"/>
            </w:pPr>
          </w:p>
          <w:p w14:paraId="3856FC8D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A049C9E" wp14:editId="1DF963CB">
                  <wp:extent cx="5731510" cy="1527175"/>
                  <wp:effectExtent l="0" t="0" r="2540" b="0"/>
                  <wp:docPr id="2449323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3235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39213" w14:textId="77777777" w:rsidR="00917AE4" w:rsidRDefault="00917AE4" w:rsidP="00917AE4">
            <w:pPr>
              <w:spacing w:line="268" w:lineRule="auto"/>
            </w:pPr>
          </w:p>
        </w:tc>
      </w:tr>
      <w:tr w:rsidR="00917AE4" w14:paraId="0FA501E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F3670" w14:textId="77777777" w:rsidR="00917AE4" w:rsidRDefault="00917AE4" w:rsidP="00917AE4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파일: linksnip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3</w:t>
            </w:r>
            <w:r>
              <w:rPr>
                <w:b/>
                <w:bCs/>
                <w:color w:val="2B2B2B"/>
                <w:sz w:val="21"/>
                <w:szCs w:val="21"/>
              </w:rPr>
              <w:t>/AGENTS.md</w:t>
            </w:r>
          </w:p>
          <w:p w14:paraId="7B684CA9" w14:textId="77777777" w:rsidR="00917AE4" w:rsidRDefault="00917AE4" w:rsidP="00917AE4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</w:p>
          <w:p w14:paraId="6B51F7D6" w14:textId="77777777" w:rsidR="00917AE4" w:rsidRDefault="00917AE4" w:rsidP="00917AE4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noProof/>
                <w:color w:val="2B2B2B"/>
                <w:sz w:val="21"/>
                <w:szCs w:val="21"/>
              </w:rPr>
              <w:drawing>
                <wp:inline distT="0" distB="0" distL="0" distR="0" wp14:anchorId="0376291C" wp14:editId="6713B9C9">
                  <wp:extent cx="5731510" cy="1482090"/>
                  <wp:effectExtent l="0" t="0" r="2540" b="3810"/>
                  <wp:docPr id="1911103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03088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DC41A" w14:textId="77777777" w:rsidR="00917AE4" w:rsidRDefault="00917AE4" w:rsidP="00917AE4">
            <w:pPr>
              <w:spacing w:after="60"/>
            </w:pPr>
          </w:p>
          <w:p w14:paraId="397900E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AGENTS.md (Linksnip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22531A7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개요</w:t>
            </w:r>
          </w:p>
          <w:p w14:paraId="17EEBE4B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>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짧게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만드는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서비스다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D070901" w14:textId="77777777" w:rsidR="00917AE4" w:rsidRDefault="00917AE4" w:rsidP="00917AE4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프론트엔드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: Vite + TypeScript /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백엔드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Cloudflare Pages Functions + Workers KV.</w:t>
            </w:r>
          </w:p>
          <w:p w14:paraId="51F1495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셋업</w:t>
            </w:r>
          </w:p>
          <w:p w14:paraId="3096C67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</w:t>
            </w:r>
          </w:p>
          <w:p w14:paraId="234806B1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서버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dev</w:t>
            </w:r>
          </w:p>
          <w:p w14:paraId="1D3570C5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빌드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</w:t>
            </w:r>
          </w:p>
          <w:p w14:paraId="2633FF7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반드시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검증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33DB960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코드를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반드시</w:t>
            </w:r>
            <w:r>
              <w:rPr>
                <w:rFonts w:ascii="Consolas" w:hAnsi="Consolas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lint' </w:t>
            </w:r>
            <w:r>
              <w:rPr>
                <w:rFonts w:ascii="Consolas" w:hAnsi="Consolas"/>
                <w:sz w:val="19"/>
                <w:szCs w:val="19"/>
              </w:rPr>
              <w:t>와</w:t>
            </w:r>
            <w:r>
              <w:rPr>
                <w:rFonts w:ascii="Consolas" w:hAnsi="Consolas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test' 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실행하고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마무리할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A1652D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타입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에러가</w:t>
            </w:r>
            <w:r>
              <w:rPr>
                <w:rFonts w:ascii="Consolas" w:hAnsi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/>
                <w:sz w:val="19"/>
                <w:szCs w:val="19"/>
              </w:rPr>
              <w:t>이어야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한다</w:t>
            </w:r>
            <w:r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').</w:t>
            </w:r>
          </w:p>
          <w:p w14:paraId="15740D72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비밀키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토큰을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하드코딩하지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환경변수를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34890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PR(</w:t>
            </w:r>
            <w:r>
              <w:rPr>
                <w:rFonts w:ascii="Consolas" w:hAnsi="Consolas"/>
                <w:sz w:val="19"/>
                <w:szCs w:val="19"/>
              </w:rPr>
              <w:t>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리퀘스트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1A78ED37" w14:textId="77777777" w:rsidR="00917AE4" w:rsidRDefault="00917AE4" w:rsidP="00917AE4">
            <w:pPr>
              <w:spacing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메시지는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이유로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작성한다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C312881" w14:textId="77777777" w:rsidR="00917AE4" w:rsidRDefault="00917AE4" w:rsidP="00917AE4">
            <w:pPr>
              <w:spacing w:line="268" w:lineRule="auto"/>
            </w:pPr>
          </w:p>
          <w:p w14:paraId="74EBA850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ACB5112" wp14:editId="64F225CF">
                  <wp:extent cx="5731510" cy="2277745"/>
                  <wp:effectExtent l="0" t="0" r="2540" b="8255"/>
                  <wp:docPr id="7076842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68421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67958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1FEBC03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A05ED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이 부분이 곧 '컨텍스트'이자 '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'입니다</w:t>
            </w:r>
          </w:p>
          <w:p w14:paraId="5FB23095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‘변경 시 반드시 </w:t>
            </w:r>
            <w:proofErr w:type="spellStart"/>
            <w:r>
              <w:rPr>
                <w:sz w:val="21"/>
                <w:szCs w:val="21"/>
              </w:rPr>
              <w:t>lint·test</w:t>
            </w:r>
            <w:proofErr w:type="spellEnd"/>
            <w:r>
              <w:rPr>
                <w:sz w:val="21"/>
                <w:szCs w:val="21"/>
              </w:rPr>
              <w:t xml:space="preserve">를 통과시켜라’ 같은 규칙을 AGENTS.md에 적어 두면, Codex가 매 작업마다 스스로 검증 루프를 돌립니다. Part 6 </w:t>
            </w:r>
            <w:proofErr w:type="spellStart"/>
            <w:r>
              <w:rPr>
                <w:sz w:val="21"/>
                <w:szCs w:val="21"/>
              </w:rPr>
              <w:t>하네스의</w:t>
            </w:r>
            <w:proofErr w:type="spellEnd"/>
            <w:r>
              <w:rPr>
                <w:sz w:val="21"/>
                <w:szCs w:val="21"/>
              </w:rPr>
              <w:t xml:space="preserve"> 핵심이 여기서 시작됩니다.</w:t>
            </w:r>
          </w:p>
        </w:tc>
      </w:tr>
    </w:tbl>
    <w:p w14:paraId="347FB0E8" w14:textId="77777777" w:rsidR="00917AE4" w:rsidRDefault="00917AE4" w:rsidP="008378BD">
      <w:pPr>
        <w:pStyle w:val="30"/>
        <w:spacing w:before="180" w:after="90"/>
        <w:ind w:left="1180" w:hanging="460"/>
      </w:pPr>
      <w:bookmarkStart w:id="30" w:name="_Toc237702126"/>
      <w:r>
        <w:rPr>
          <w:b/>
          <w:bCs/>
          <w:color w:val="4A4030"/>
          <w:sz w:val="23"/>
          <w:szCs w:val="23"/>
        </w:rPr>
        <w:t>▶ 실습: AGENTS.md가 잘 로드되는지 확인</w:t>
      </w:r>
      <w:bookmarkEnd w:id="30"/>
    </w:p>
    <w:p w14:paraId="21B28AC0" w14:textId="77777777" w:rsidR="00917AE4" w:rsidRDefault="00917AE4" w:rsidP="008378BD">
      <w:pPr>
        <w:spacing w:after="120"/>
      </w:pPr>
      <w:r>
        <w:t>Codex App의 작성 칸에 아래처럼 물어봅니다. (Linksnip</w:t>
      </w:r>
      <w:r>
        <w:rPr>
          <w:rFonts w:hint="eastAsia"/>
        </w:rPr>
        <w:t>3</w:t>
      </w:r>
      <w:r>
        <w:t xml:space="preserve"> 폴더를 연 상태에서.)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0D52116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1B2C1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5FB36922" w14:textId="77777777" w:rsidR="00917AE4" w:rsidRDefault="00917AE4" w:rsidP="00917AE4">
            <w:pPr>
              <w:spacing w:line="268" w:lineRule="auto"/>
            </w:pPr>
            <w:r>
              <w:rPr>
                <w:sz w:val="21"/>
                <w:szCs w:val="21"/>
              </w:rPr>
              <w:t>지금 적용 중인 지시(instruction) 출처들을 요약해줘. 수정은 하지 마.</w:t>
            </w:r>
          </w:p>
        </w:tc>
      </w:tr>
    </w:tbl>
    <w:p w14:paraId="0B62F368" w14:textId="77777777" w:rsidR="00917AE4" w:rsidRDefault="00917AE4" w:rsidP="008378BD">
      <w:pPr>
        <w:spacing w:after="120"/>
      </w:pPr>
    </w:p>
    <w:p w14:paraId="6E2088EA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38A16338" wp14:editId="22684033">
            <wp:extent cx="5731510" cy="4029710"/>
            <wp:effectExtent l="0" t="0" r="2540" b="8890"/>
            <wp:docPr id="426603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307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5DD2" w14:textId="77777777" w:rsidR="00917AE4" w:rsidRDefault="00917AE4" w:rsidP="008378BD">
      <w:pPr>
        <w:spacing w:after="120"/>
      </w:pPr>
    </w:p>
    <w:p w14:paraId="0DE93D99" w14:textId="77777777" w:rsidR="00917AE4" w:rsidRDefault="00917AE4" w:rsidP="008378BD">
      <w:pPr>
        <w:spacing w:after="120"/>
      </w:pPr>
      <w:r>
        <w:t>기대 결과: 전역(~/.codex/AGENTS.md)과 프로젝트 루트 AGENTS.md를 순서대로 인용합니다. (CLI로는 codex --ask-for-approval never "..." 로도 확인할 수 있습니다.)</w:t>
      </w:r>
    </w:p>
    <w:p w14:paraId="47ECD73F" w14:textId="77777777" w:rsidR="00917AE4" w:rsidRDefault="00917AE4" w:rsidP="008378BD">
      <w:pPr>
        <w:spacing w:after="120"/>
      </w:pPr>
    </w:p>
    <w:p w14:paraId="640A5C5C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1473AABD" wp14:editId="3469CFB4">
            <wp:extent cx="5731510" cy="4029710"/>
            <wp:effectExtent l="0" t="0" r="2540" b="8890"/>
            <wp:docPr id="2100666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609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268" w14:textId="77777777" w:rsidR="00917AE4" w:rsidRDefault="00917AE4" w:rsidP="008378BD">
      <w:pPr>
        <w:spacing w:after="120"/>
      </w:pPr>
    </w:p>
    <w:p w14:paraId="3E7D0995" w14:textId="77777777" w:rsidR="00917AE4" w:rsidRDefault="00917AE4" w:rsidP="008378BD">
      <w:pPr>
        <w:spacing w:after="120"/>
      </w:pPr>
      <w:r>
        <w:rPr>
          <w:b/>
          <w:bCs/>
          <w:color w:val="3A3222"/>
          <w:sz w:val="25"/>
          <w:szCs w:val="25"/>
        </w:rPr>
        <w:t xml:space="preserve">5-2. </w:t>
      </w:r>
      <w:proofErr w:type="spellStart"/>
      <w:r>
        <w:rPr>
          <w:b/>
          <w:bCs/>
          <w:color w:val="3A3222"/>
          <w:sz w:val="25"/>
          <w:szCs w:val="25"/>
        </w:rPr>
        <w:t>config.toml</w:t>
      </w:r>
      <w:proofErr w:type="spellEnd"/>
      <w:r>
        <w:rPr>
          <w:b/>
          <w:bCs/>
          <w:color w:val="3A3222"/>
          <w:sz w:val="25"/>
          <w:szCs w:val="25"/>
        </w:rPr>
        <w:t xml:space="preserve"> — Codex 기본 동작 설정</w:t>
      </w:r>
      <w:bookmarkEnd w:id="27"/>
    </w:p>
    <w:p w14:paraId="5DE55EE3" w14:textId="77777777" w:rsidR="00917AE4" w:rsidRDefault="00917AE4" w:rsidP="008378BD">
      <w:pPr>
        <w:spacing w:after="120"/>
      </w:pPr>
      <w:proofErr w:type="spellStart"/>
      <w:r>
        <w:t>config.toml</w:t>
      </w:r>
      <w:proofErr w:type="spellEnd"/>
      <w:r>
        <w:t>은 모델·승인 정책·</w:t>
      </w:r>
      <w:proofErr w:type="spellStart"/>
      <w:r>
        <w:t>샌드박스</w:t>
      </w:r>
      <w:proofErr w:type="spellEnd"/>
      <w:r>
        <w:t xml:space="preserve"> 등 기본값을 저장하는 파일입니다. 위치는 ~/.codex/</w:t>
      </w:r>
      <w:proofErr w:type="spellStart"/>
      <w:r>
        <w:t>config.toml</w:t>
      </w:r>
      <w:proofErr w:type="spellEnd"/>
      <w:r>
        <w:t xml:space="preserve"> 이며, </w:t>
      </w:r>
      <w:proofErr w:type="spellStart"/>
      <w:r>
        <w:t>App·CLI·IDE</w:t>
      </w:r>
      <w:proofErr w:type="spellEnd"/>
      <w:r>
        <w:t xml:space="preserve"> 확장이 같은 설정을 공유합니다.</w:t>
      </w:r>
      <w:r>
        <w:rPr>
          <w:rFonts w:hint="eastAsia"/>
        </w:rPr>
        <w:t xml:space="preserve"> </w:t>
      </w:r>
    </w:p>
    <w:p w14:paraId="4376086D" w14:textId="77777777" w:rsidR="00917AE4" w:rsidRDefault="00917AE4" w:rsidP="008378BD">
      <w:pPr>
        <w:spacing w:after="120"/>
      </w:pPr>
    </w:p>
    <w:p w14:paraId="222E0EE6" w14:textId="77777777" w:rsidR="00917AE4" w:rsidRDefault="00917AE4" w:rsidP="008378BD">
      <w:pPr>
        <w:spacing w:after="120"/>
      </w:pPr>
      <w:proofErr w:type="spellStart"/>
      <w:r>
        <w:t>config.toml</w:t>
      </w:r>
      <w:proofErr w:type="spellEnd"/>
    </w:p>
    <w:p w14:paraId="5BFE441A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44877C47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전역 기본 설정                ← 여기</w:t>
      </w:r>
    </w:p>
    <w:p w14:paraId="1CB779AD" w14:textId="77777777" w:rsidR="00917AE4" w:rsidRDefault="00917AE4" w:rsidP="008378BD">
      <w:pPr>
        <w:spacing w:after="120"/>
      </w:pPr>
      <w:r>
        <w:rPr>
          <w:rFonts w:hint="eastAsia"/>
        </w:rPr>
        <w:t>│</w:t>
      </w:r>
      <w:r>
        <w:t xml:space="preserve">  ├─ model</w:t>
      </w:r>
    </w:p>
    <w:p w14:paraId="45C39912" w14:textId="77777777" w:rsidR="00917AE4" w:rsidRDefault="00917AE4" w:rsidP="008378BD">
      <w:pPr>
        <w:spacing w:after="120"/>
      </w:pPr>
      <w:r>
        <w:rPr>
          <w:rFonts w:hint="eastAsia"/>
        </w:rPr>
        <w:t>│</w:t>
      </w:r>
      <w:r>
        <w:t xml:space="preserve">  ├─ </w:t>
      </w:r>
      <w:proofErr w:type="spellStart"/>
      <w:r>
        <w:t>approval_policy</w:t>
      </w:r>
      <w:proofErr w:type="spellEnd"/>
    </w:p>
    <w:p w14:paraId="7BD41C5B" w14:textId="77777777" w:rsidR="00917AE4" w:rsidRDefault="00917AE4" w:rsidP="008378BD">
      <w:pPr>
        <w:spacing w:after="120"/>
      </w:pPr>
      <w:r>
        <w:rPr>
          <w:rFonts w:hint="eastAsia"/>
        </w:rPr>
        <w:t>│</w:t>
      </w:r>
      <w:r>
        <w:t xml:space="preserve">  └─ </w:t>
      </w:r>
      <w:proofErr w:type="spellStart"/>
      <w:r>
        <w:t>sandbox_mode</w:t>
      </w:r>
      <w:proofErr w:type="spellEnd"/>
    </w:p>
    <w:p w14:paraId="1350C094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BF8A870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</w:t>
      </w:r>
      <w:proofErr w:type="spellStart"/>
      <w:r>
        <w:t>sandbox_workspace_write</w:t>
      </w:r>
      <w:proofErr w:type="spellEnd"/>
      <w:r>
        <w:t>]</w:t>
      </w:r>
    </w:p>
    <w:p w14:paraId="2D628CC8" w14:textId="77777777" w:rsidR="00917AE4" w:rsidRDefault="00917AE4" w:rsidP="008378BD">
      <w:pPr>
        <w:spacing w:after="120"/>
      </w:pPr>
      <w:r>
        <w:rPr>
          <w:rFonts w:hint="eastAsia"/>
        </w:rPr>
        <w:t>│</w:t>
      </w:r>
      <w:r>
        <w:t xml:space="preserve">  └─ </w:t>
      </w:r>
      <w:proofErr w:type="spellStart"/>
      <w:r>
        <w:t>network_access</w:t>
      </w:r>
      <w:proofErr w:type="spellEnd"/>
    </w:p>
    <w:p w14:paraId="38BFA20F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2AB8E547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notify</w:t>
      </w:r>
    </w:p>
    <w:p w14:paraId="1240A7BE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556FDA6C" w14:textId="77777777" w:rsidR="00917AE4" w:rsidRDefault="00917AE4" w:rsidP="008378BD">
      <w:pPr>
        <w:spacing w:after="120"/>
      </w:pPr>
      <w:r>
        <w:rPr>
          <w:rFonts w:hint="eastAsia"/>
        </w:rPr>
        <w:lastRenderedPageBreak/>
        <w:t>├─</w:t>
      </w:r>
      <w:r>
        <w:t xml:space="preserve"> [projects....]</w:t>
      </w:r>
    </w:p>
    <w:p w14:paraId="3F1B3621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1F8621D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[windows]</w:t>
      </w:r>
    </w:p>
    <w:p w14:paraId="00D8A903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2D88D97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[plugins....]</w:t>
      </w:r>
    </w:p>
    <w:p w14:paraId="18BCA7DC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8806546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[features]</w:t>
      </w:r>
    </w:p>
    <w:p w14:paraId="10B9EF0F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4814CC42" w14:textId="77777777" w:rsidR="00917AE4" w:rsidRDefault="00917AE4" w:rsidP="008378BD">
      <w:pPr>
        <w:spacing w:after="120"/>
      </w:pPr>
      <w:r>
        <w:rPr>
          <w:rFonts w:hint="eastAsia"/>
        </w:rPr>
        <w:t>└─</w:t>
      </w:r>
      <w:r>
        <w:t xml:space="preserve"> [</w:t>
      </w:r>
      <w:proofErr w:type="spellStart"/>
      <w:r>
        <w:t>mcp_servers</w:t>
      </w:r>
      <w:proofErr w:type="spellEnd"/>
      <w:r>
        <w:t>....]</w:t>
      </w:r>
    </w:p>
    <w:p w14:paraId="60ECCBD7" w14:textId="77777777" w:rsidR="00917AE4" w:rsidRDefault="00917AE4" w:rsidP="008378BD">
      <w:pPr>
        <w:spacing w:after="120"/>
      </w:pPr>
    </w:p>
    <w:p w14:paraId="7754E0C0" w14:textId="77777777" w:rsidR="00917AE4" w:rsidRDefault="00917AE4" w:rsidP="008378BD">
      <w:pPr>
        <w:spacing w:after="120"/>
      </w:pPr>
      <w:r>
        <w:t>C:\Users\kz4ne\.codex\config.toml</w:t>
      </w:r>
    </w:p>
    <w:p w14:paraId="0E3F2A4D" w14:textId="77777777" w:rsidR="00917AE4" w:rsidRDefault="00917AE4" w:rsidP="008378BD">
      <w:pPr>
        <w:spacing w:after="120"/>
      </w:pPr>
      <w:r>
        <w:rPr>
          <w:rFonts w:hint="eastAsia"/>
        </w:rPr>
        <w:t>은</w:t>
      </w:r>
      <w:r>
        <w:t xml:space="preserve"> 사용자 전체에 적용되는 Codex 기본 설정이고,</w:t>
      </w:r>
    </w:p>
    <w:p w14:paraId="28468BE3" w14:textId="77777777" w:rsidR="00917AE4" w:rsidRDefault="00917AE4" w:rsidP="008378BD">
      <w:pPr>
        <w:spacing w:after="120"/>
      </w:pPr>
      <w:r>
        <w:rPr>
          <w:rFonts w:hint="eastAsia"/>
        </w:rPr>
        <w:t>프로젝트</w:t>
      </w:r>
      <w:r>
        <w:t xml:space="preserve"> 안의:</w:t>
      </w:r>
      <w:r>
        <w:rPr>
          <w:rFonts w:hint="eastAsia"/>
        </w:rPr>
        <w:t xml:space="preserve"> </w:t>
      </w:r>
      <w:r>
        <w:t>C:\DEV\manufacturing\.codex\config.toml</w:t>
      </w:r>
    </w:p>
    <w:p w14:paraId="35715AFB" w14:textId="77777777" w:rsidR="00917AE4" w:rsidRDefault="00917AE4" w:rsidP="008378BD">
      <w:pPr>
        <w:spacing w:after="120"/>
      </w:pPr>
      <w:r>
        <w:rPr>
          <w:rFonts w:hint="eastAsia"/>
        </w:rPr>
        <w:t>같은</w:t>
      </w:r>
      <w:r>
        <w:t xml:space="preserve"> 파일은 특정 프로젝트에만 적용하는 프로젝트별 설정입니다. Codex는 프로젝트 범위의 .codex/</w:t>
      </w:r>
      <w:proofErr w:type="spellStart"/>
      <w:r>
        <w:t>config.toml</w:t>
      </w:r>
      <w:proofErr w:type="spellEnd"/>
      <w:r>
        <w:t>을 통해 사용자 설정을 덮어쓸 수도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C436A4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C2F0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config.toml</w:t>
            </w:r>
            <w:proofErr w:type="spellEnd"/>
          </w:p>
          <w:p w14:paraId="4664928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~/.codex/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config.toml</w:t>
            </w:r>
            <w:proofErr w:type="spellEnd"/>
          </w:p>
          <w:p w14:paraId="1B5547D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Codex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예시</w:t>
            </w:r>
          </w:p>
          <w:p w14:paraId="31B1C8F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추천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>(Referral code): KZ4NE-7Q9P2M</w:t>
            </w:r>
          </w:p>
          <w:p w14:paraId="0C76841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9B7401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사용할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</w:p>
          <w:p w14:paraId="4621F630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model = "gpt-5.6"</w:t>
            </w:r>
          </w:p>
          <w:p w14:paraId="1FEE6EC0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91B710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정책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위험하거나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벗어나는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행동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언제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설정</w:t>
            </w:r>
          </w:p>
          <w:p w14:paraId="4CCBD2A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425CA0CA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untrusted</w:t>
            </w:r>
          </w:p>
          <w:p w14:paraId="76913C99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신뢰된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제외하고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</w:p>
          <w:p w14:paraId="3CCEA3E8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5E72CB8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on-request</w:t>
            </w:r>
          </w:p>
          <w:p w14:paraId="74F6E87C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작업하고</w:t>
            </w:r>
            <w:r>
              <w:rPr>
                <w:rFonts w:ascii="Consolas" w:hAnsi="Consolas"/>
                <w:sz w:val="19"/>
                <w:szCs w:val="19"/>
              </w:rPr>
              <w:t>,</w:t>
            </w:r>
          </w:p>
          <w:p w14:paraId="3F41D336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벗어나는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</w:p>
          <w:p w14:paraId="5B50835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3ACAF6A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never</w:t>
            </w:r>
          </w:p>
          <w:p w14:paraId="1764FC9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</w:t>
            </w:r>
          </w:p>
          <w:p w14:paraId="183A44B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</w:t>
            </w:r>
            <w:r>
              <w:rPr>
                <w:rFonts w:ascii="Consolas" w:hAnsi="Consolas"/>
                <w:sz w:val="19"/>
                <w:szCs w:val="19"/>
              </w:rPr>
              <w:t>격리된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환경에서만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</w:p>
          <w:p w14:paraId="0E6A9B2A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approval_policy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"on-request"</w:t>
            </w:r>
          </w:p>
          <w:p w14:paraId="2ACF51B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6E7E501D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모드</w:t>
            </w:r>
            <w:r>
              <w:rPr>
                <w:rFonts w:ascii="Consolas" w:hAnsi="Consolas"/>
                <w:sz w:val="19"/>
                <w:szCs w:val="19"/>
              </w:rPr>
              <w:t>: Codex</w:t>
            </w:r>
            <w:r>
              <w:rPr>
                <w:rFonts w:ascii="Consolas" w:hAnsi="Consolas"/>
                <w:sz w:val="19"/>
                <w:szCs w:val="19"/>
              </w:rPr>
              <w:t>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접근할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</w:t>
            </w:r>
          </w:p>
          <w:p w14:paraId="7ED44DA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#</w:t>
            </w:r>
          </w:p>
          <w:p w14:paraId="31B53B2B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read-only</w:t>
            </w:r>
          </w:p>
          <w:p w14:paraId="10ABBF8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읽기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전용</w:t>
            </w:r>
          </w:p>
          <w:p w14:paraId="27E089B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분석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계획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등에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적합</w:t>
            </w:r>
          </w:p>
          <w:p w14:paraId="6C113216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6ABB5DB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workspace-write</w:t>
            </w:r>
          </w:p>
          <w:p w14:paraId="31063820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현재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쓰기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명령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  <w:p w14:paraId="56A401E2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일반적인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실습에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</w:p>
          <w:p w14:paraId="6CE9284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47BAD1DB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danger-full-access</w:t>
            </w:r>
          </w:p>
          <w:p w14:paraId="6511A2E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제한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시스템에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  <w:p w14:paraId="70A2C09E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위험하므로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특별한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경우에만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2EC46BA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sandbox_mode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"workspace-write"</w:t>
            </w:r>
          </w:p>
          <w:p w14:paraId="4062C20E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7BB6B8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workspace-write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샌드박스에서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네트워크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여부</w:t>
            </w:r>
          </w:p>
          <w:p w14:paraId="5C17F43A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1E013009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E9C906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false = </w:t>
            </w:r>
            <w:r>
              <w:rPr>
                <w:rFonts w:ascii="Consolas" w:hAnsi="Consolas"/>
                <w:sz w:val="19"/>
                <w:szCs w:val="19"/>
              </w:rPr>
              <w:t>기본적으로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네트워크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차단</w:t>
            </w:r>
          </w:p>
          <w:p w14:paraId="475B9B2D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true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install, pip install, curl </w:t>
            </w:r>
            <w:r>
              <w:rPr>
                <w:rFonts w:ascii="Consolas" w:hAnsi="Consolas"/>
                <w:sz w:val="19"/>
                <w:szCs w:val="19"/>
              </w:rPr>
              <w:t>등</w:t>
            </w:r>
          </w:p>
          <w:p w14:paraId="205CE132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    </w:t>
            </w:r>
            <w:r>
              <w:rPr>
                <w:rFonts w:ascii="Consolas" w:hAnsi="Consolas"/>
                <w:sz w:val="19"/>
                <w:szCs w:val="19"/>
              </w:rPr>
              <w:t>인터넷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연결이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2637F875" w14:textId="77777777" w:rsidR="00917AE4" w:rsidRDefault="00917AE4" w:rsidP="00917AE4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false</w:t>
            </w:r>
          </w:p>
        </w:tc>
      </w:tr>
    </w:tbl>
    <w:p w14:paraId="51522F51" w14:textId="77777777" w:rsidR="00917AE4" w:rsidRDefault="00917AE4" w:rsidP="008378BD">
      <w:pPr>
        <w:spacing w:after="40"/>
      </w:pPr>
    </w:p>
    <w:p w14:paraId="58EE0F5D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5A520B53" wp14:editId="18894E50">
            <wp:extent cx="5731510" cy="3254375"/>
            <wp:effectExtent l="0" t="0" r="2540" b="3175"/>
            <wp:docPr id="735600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08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53ED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1FD14C30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08F9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모델 이름은 환경에 맞게</w:t>
            </w:r>
          </w:p>
          <w:p w14:paraId="0000EA80" w14:textId="77777777" w:rsidR="00917AE4" w:rsidRDefault="00917AE4" w:rsidP="00917AE4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사용 가능한 모델 목록과 이름은 앱/세션 안에서 모델 선택 메뉴로 확인할 수 있습니다. 위 model 값은 예시이며, 본인 계정에서 쓸 수 있는 최신 gpt-5.x-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 xml:space="preserve"> 계열로 지정하세요.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교재의 model = "gpt-5.1-codex" 부분은 2026년 8월 현재 기준으로 gpt-5.6-sol로 </w:t>
            </w:r>
            <w:r>
              <w:rPr>
                <w:sz w:val="21"/>
                <w:szCs w:val="21"/>
              </w:rPr>
              <w:lastRenderedPageBreak/>
              <w:t>수정하는 것을 권합니다.</w:t>
            </w:r>
          </w:p>
          <w:p w14:paraId="3E30D9C9" w14:textId="77777777" w:rsidR="00917AE4" w:rsidRDefault="00917AE4" w:rsidP="00917AE4">
            <w:pPr>
              <w:spacing w:line="272" w:lineRule="auto"/>
              <w:rPr>
                <w:sz w:val="21"/>
                <w:szCs w:val="21"/>
              </w:rPr>
            </w:pPr>
          </w:p>
          <w:p w14:paraId="731FD114" w14:textId="77777777" w:rsidR="00917AE4" w:rsidRDefault="00917AE4" w:rsidP="00917AE4">
            <w:pPr>
              <w:spacing w:line="272" w:lineRule="auto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668E20C3" wp14:editId="758BC08A">
                  <wp:extent cx="5731510" cy="989965"/>
                  <wp:effectExtent l="0" t="0" r="2540" b="635"/>
                  <wp:docPr id="9523399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33993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4EAD2" w14:textId="77777777" w:rsidR="00917AE4" w:rsidRDefault="00917AE4" w:rsidP="00917AE4">
            <w:pPr>
              <w:spacing w:line="272" w:lineRule="auto"/>
            </w:pPr>
          </w:p>
        </w:tc>
      </w:tr>
    </w:tbl>
    <w:p w14:paraId="3B64955F" w14:textId="77777777" w:rsidR="00917AE4" w:rsidRDefault="00917AE4" w:rsidP="008378BD">
      <w:pPr>
        <w:pStyle w:val="20"/>
        <w:spacing w:before="240" w:after="110"/>
      </w:pPr>
      <w:bookmarkStart w:id="31" w:name="_Toc237702128"/>
      <w:r>
        <w:rPr>
          <w:b/>
          <w:bCs/>
          <w:color w:val="3A3222"/>
          <w:sz w:val="25"/>
          <w:szCs w:val="25"/>
        </w:rPr>
        <w:lastRenderedPageBreak/>
        <w:t>5-3. Sandbox &amp; Approvals — 안전하게 실행하기</w:t>
      </w:r>
      <w:bookmarkEnd w:id="31"/>
    </w:p>
    <w:p w14:paraId="1CC31F60" w14:textId="77777777" w:rsidR="00917AE4" w:rsidRDefault="00917AE4" w:rsidP="008378BD">
      <w:pPr>
        <w:spacing w:after="120"/>
      </w:pPr>
      <w:r>
        <w:t xml:space="preserve">Codex의 안전장치는 두 층입니다. </w:t>
      </w:r>
      <w:proofErr w:type="spellStart"/>
      <w:r>
        <w:t>샌드박스는</w:t>
      </w:r>
      <w:proofErr w:type="spellEnd"/>
      <w:r>
        <w:t xml:space="preserve"> ‘기술적으로 무엇을 할 수 있나(범위)’, 승인 정책은 ‘언제 사람에게 물어보나(시점)’를 정합니다. 둘을 조합해 자율성과 안전의 균형을 맞춥니다. App에서는 이 조합이 ‘승인 모드’ 버튼으로 제공되어 클릭 한 번으로 바꿀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700"/>
        <w:gridCol w:w="2720"/>
      </w:tblGrid>
      <w:tr w:rsidR="00917AE4" w14:paraId="662C7F18" w14:textId="77777777" w:rsidTr="008378BD">
        <w:trPr>
          <w:tblHeader/>
        </w:trPr>
        <w:tc>
          <w:tcPr>
            <w:tcW w:w="1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772C1" w14:textId="77777777" w:rsidR="00917AE4" w:rsidRDefault="00917AE4" w:rsidP="00917AE4">
            <w:pPr>
              <w:spacing w:line="264" w:lineRule="auto"/>
            </w:pP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프리셋</w:t>
            </w:r>
            <w:proofErr w:type="spellEnd"/>
          </w:p>
        </w:tc>
        <w:tc>
          <w:tcPr>
            <w:tcW w:w="4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A1787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조합</w:t>
            </w:r>
          </w:p>
        </w:tc>
        <w:tc>
          <w:tcPr>
            <w:tcW w:w="27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55F7A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성격</w:t>
            </w:r>
          </w:p>
        </w:tc>
      </w:tr>
      <w:tr w:rsidR="00917AE4" w14:paraId="6BAF44B8" w14:textId="77777777" w:rsidTr="008378B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4A943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읽기 전용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5E9C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sandbox=read-only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0566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수정 없이 분석·계획만. 가장 안전</w:t>
            </w:r>
          </w:p>
        </w:tc>
      </w:tr>
      <w:tr w:rsidR="00917AE4" w14:paraId="41EF0DB2" w14:textId="77777777" w:rsidTr="008378B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C337E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Auto(권장)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02AF0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sandbox=workspace-write + approval=on-request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BFB93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 폴더 내 자동, 폴더 밖/네트워크는 승인</w:t>
            </w:r>
          </w:p>
        </w:tc>
      </w:tr>
      <w:tr w:rsidR="00917AE4" w14:paraId="396CE8C5" w14:textId="77777777" w:rsidTr="008378B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D3099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Full access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E034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sandbox=danger-full-access + approval=never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055EB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제한 없음. 격리된 VM/CI에서만</w:t>
            </w:r>
          </w:p>
        </w:tc>
      </w:tr>
    </w:tbl>
    <w:p w14:paraId="222AA396" w14:textId="77777777" w:rsidR="00917AE4" w:rsidRDefault="00917AE4" w:rsidP="008378BD">
      <w:pPr>
        <w:pStyle w:val="30"/>
        <w:spacing w:before="180" w:after="90"/>
        <w:ind w:left="1180" w:hanging="460"/>
      </w:pPr>
      <w:bookmarkStart w:id="32" w:name="_Toc237702129"/>
      <w:r>
        <w:rPr>
          <w:b/>
          <w:bCs/>
          <w:color w:val="4A4030"/>
          <w:sz w:val="23"/>
          <w:szCs w:val="23"/>
        </w:rPr>
        <w:t>▶ 실습: 권한을 바꿔 가며 실행하기</w:t>
      </w:r>
      <w:bookmarkEnd w:id="32"/>
    </w:p>
    <w:p w14:paraId="58D2790C" w14:textId="77777777" w:rsidR="00917AE4" w:rsidRDefault="00917AE4" w:rsidP="008378BD">
      <w:pPr>
        <w:spacing w:after="120"/>
      </w:pPr>
      <w:r>
        <w:t>App에서는 작성 칸 근처의 승인 모드에서 ‘읽기 전용 ↔ Auto’를 바꿔 가며 아래 두 작업을 시켜 보세요.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58C405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AAD1C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작업 1 (읽기 전용으로 분석만)</w:t>
            </w:r>
          </w:p>
          <w:p w14:paraId="064FC64B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 저장소 구조와 핵심 파일을 설명만 해줘. 수정은 하지 마.</w:t>
            </w:r>
          </w:p>
          <w:p w14:paraId="3D76EAC9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</w:p>
          <w:p w14:paraId="1619FC0F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6656F6" wp14:editId="2A22D357">
                  <wp:extent cx="5731510" cy="4029710"/>
                  <wp:effectExtent l="0" t="0" r="2540" b="8890"/>
                  <wp:docPr id="10640159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1596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79985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15127E62" wp14:editId="01873DE9">
                  <wp:extent cx="5731510" cy="4029710"/>
                  <wp:effectExtent l="0" t="0" r="2540" b="8890"/>
                  <wp:docPr id="6336232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23263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98DDC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C5ED1FC" wp14:editId="1CAA8F2F">
                  <wp:extent cx="5731510" cy="4029710"/>
                  <wp:effectExtent l="0" t="0" r="2540" b="8890"/>
                  <wp:docPr id="14839983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98378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AE4" w14:paraId="0A524A1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8F61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작업 2 (Auto로 실제 작업)</w:t>
            </w:r>
          </w:p>
          <w:p w14:paraId="39D55B12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README에 한 줄 설명을 추가해줘.</w:t>
            </w:r>
          </w:p>
          <w:p w14:paraId="49139A7B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</w:p>
          <w:p w14:paraId="101A2B77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643CCD3" wp14:editId="021590D3">
                  <wp:extent cx="5731510" cy="4029710"/>
                  <wp:effectExtent l="0" t="0" r="2540" b="8890"/>
                  <wp:docPr id="10288097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80972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23258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10619DC9" wp14:editId="0BEEE52B">
                  <wp:extent cx="5731510" cy="4029710"/>
                  <wp:effectExtent l="0" t="0" r="2540" b="8890"/>
                  <wp:docPr id="18141787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7875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01777" w14:textId="77777777" w:rsidR="00917AE4" w:rsidRDefault="00917AE4" w:rsidP="008378BD">
      <w:pPr>
        <w:spacing w:after="120"/>
      </w:pPr>
      <w:r>
        <w:lastRenderedPageBreak/>
        <w:t>CLI로 같은 일을 하려면: codex --sandbox read-only "..." / codex --sandbox workspace-write --ask-for-approval on-request "..." 이며, 세션 도중에는 /permissions 로 즉시 전환합니다.</w:t>
      </w:r>
    </w:p>
    <w:p w14:paraId="42C0E6EE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DD78EDC" w14:textId="77777777" w:rsidTr="008378BD">
        <w:tc>
          <w:tcPr>
            <w:tcW w:w="9020" w:type="dxa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802DC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이 옵션은 꼭 필요할 때만</w:t>
            </w:r>
          </w:p>
          <w:p w14:paraId="1A42C04A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>--dangerously-bypass-approvals-and-sandbox (별칭 --yolo)는 모든 승인·</w:t>
            </w:r>
            <w:proofErr w:type="spellStart"/>
            <w:r>
              <w:rPr>
                <w:sz w:val="21"/>
                <w:szCs w:val="21"/>
              </w:rPr>
              <w:t>샌드박스를</w:t>
            </w:r>
            <w:proofErr w:type="spellEnd"/>
            <w:r>
              <w:rPr>
                <w:sz w:val="21"/>
                <w:szCs w:val="21"/>
              </w:rPr>
              <w:t xml:space="preserve"> 무력화합니다. 반드시 격리된 환경(CI 러너/일회용 VM)에서만 쓰세요. 일반 PC에서는 절대 사용하지 않습니다.</w:t>
            </w:r>
          </w:p>
        </w:tc>
      </w:tr>
    </w:tbl>
    <w:p w14:paraId="21903556" w14:textId="77777777" w:rsidR="00917AE4" w:rsidRDefault="00917AE4" w:rsidP="008378BD">
      <w:pPr>
        <w:spacing w:after="120"/>
      </w:pPr>
      <w:r>
        <w:rPr>
          <w:b/>
          <w:bCs/>
        </w:rPr>
        <w:t xml:space="preserve">네트워크가 필요할 때: </w:t>
      </w:r>
      <w:r>
        <w:t>기본값은 차단입니다(보안). 패키지 설치처럼 네트워크가 필요하면 한 번만 허용하세요. App에서는 승인 창에서 ‘이번에만 허용’을 누르고, CLI에서는 아래처럼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D29C1F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AEC8D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(이번 실행에서만 네트워크 허용)</w:t>
            </w:r>
          </w:p>
          <w:p w14:paraId="1F319B91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-c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sandbox_workspace_write.network_access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=true' "</w:t>
            </w:r>
            <w:r>
              <w:rPr>
                <w:rFonts w:ascii="Consolas" w:hAnsi="Consolas"/>
                <w:sz w:val="19"/>
                <w:szCs w:val="19"/>
              </w:rPr>
              <w:t>필요한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패키지를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설치해줘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</w:tc>
      </w:tr>
    </w:tbl>
    <w:p w14:paraId="56024A90" w14:textId="77777777" w:rsidR="00917AE4" w:rsidRDefault="00917AE4" w:rsidP="008378BD">
      <w:pPr>
        <w:spacing w:after="40"/>
      </w:pPr>
    </w:p>
    <w:p w14:paraId="30F35480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>5-</w:t>
      </w:r>
      <w:r>
        <w:rPr>
          <w:rFonts w:hint="eastAsia"/>
          <w:b/>
          <w:bCs/>
          <w:color w:val="3A3222"/>
          <w:sz w:val="25"/>
          <w:szCs w:val="25"/>
        </w:rPr>
        <w:t>4</w:t>
      </w:r>
      <w:r>
        <w:rPr>
          <w:b/>
          <w:bCs/>
          <w:color w:val="3A3222"/>
          <w:sz w:val="25"/>
          <w:szCs w:val="25"/>
        </w:rPr>
        <w:t xml:space="preserve">. </w:t>
      </w:r>
      <w:r>
        <w:rPr>
          <w:b/>
          <w:bCs/>
        </w:rPr>
        <w:t>Skill이란?</w:t>
      </w:r>
    </w:p>
    <w:p w14:paraId="01FD7258" w14:textId="77777777" w:rsidR="00917AE4" w:rsidRPr="00B1402A" w:rsidRDefault="00917AE4" w:rsidP="008378BD">
      <w:pPr>
        <w:spacing w:after="160"/>
      </w:pPr>
      <w:r>
        <w:t xml:space="preserve">Codex의 </w:t>
      </w:r>
      <w:r>
        <w:rPr>
          <w:b/>
          <w:bCs/>
        </w:rPr>
        <w:t>skill</w:t>
      </w:r>
      <w:r>
        <w:t>은 특정 종류의 작업을 수행할 때 Codex가 참고하는 재사용 가능한 작업 지침입니다.</w:t>
      </w:r>
    </w:p>
    <w:p w14:paraId="73184427" w14:textId="77777777" w:rsidR="00917AE4" w:rsidRPr="00B1402A" w:rsidRDefault="00917AE4" w:rsidP="008378BD">
      <w:pPr>
        <w:spacing w:after="160"/>
      </w:pPr>
      <w:r>
        <w:t>일반 프롬프트가 “이번 대화에서 무엇을 할지” 알려준다면, skill은 다음과 같은 내용을 반복해서 사용할 수 있게 묶어 둡니다.</w:t>
      </w:r>
    </w:p>
    <w:p w14:paraId="04FB7021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언제 이 skill을 사용할지</w:t>
      </w:r>
    </w:p>
    <w:p w14:paraId="3D095205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어떤 절차와 기준을 따를지</w:t>
      </w:r>
    </w:p>
    <w:p w14:paraId="299C4DDA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주의해야 할 제약은 무엇인지</w:t>
      </w:r>
    </w:p>
    <w:p w14:paraId="6C637B56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필요하다면 어떤 스크립트·참고자료·템플릿을 사용할지</w:t>
      </w:r>
    </w:p>
    <w:p w14:paraId="3F7F7599" w14:textId="77777777" w:rsidR="00917AE4" w:rsidRDefault="00917AE4" w:rsidP="008378BD">
      <w:pPr>
        <w:spacing w:after="160"/>
      </w:pPr>
      <w:r>
        <w:t>보통 하나의 폴더가 하나의 skill이며, 가장 작은 구성은 다음과 같습니다.</w:t>
      </w:r>
    </w:p>
    <w:p w14:paraId="17CF4307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CF5504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B3239" w14:textId="77777777" w:rsidR="00917AE4" w:rsidRPr="00B1402A" w:rsidRDefault="00917AE4" w:rsidP="00917AE4">
            <w:pPr>
              <w:spacing w:after="160"/>
            </w:pPr>
            <w:r>
              <w:t>daily-summary/</w:t>
            </w:r>
          </w:p>
          <w:p w14:paraId="30D25D8B" w14:textId="77777777" w:rsidR="00917AE4" w:rsidRPr="00B1402A" w:rsidRDefault="00917AE4" w:rsidP="00917AE4">
            <w:pPr>
              <w:spacing w:after="160"/>
            </w:pPr>
            <w:r>
              <w:t>└── SKILL.md</w:t>
            </w:r>
          </w:p>
          <w:p w14:paraId="115B771D" w14:textId="77777777" w:rsidR="00917AE4" w:rsidRDefault="00917AE4" w:rsidP="00917AE4">
            <w:pPr>
              <w:spacing w:line="268" w:lineRule="auto"/>
            </w:pPr>
          </w:p>
        </w:tc>
      </w:tr>
    </w:tbl>
    <w:p w14:paraId="6A167FB9" w14:textId="77777777" w:rsidR="00917AE4" w:rsidRDefault="00917AE4" w:rsidP="008378BD">
      <w:pPr>
        <w:spacing w:after="40"/>
      </w:pPr>
    </w:p>
    <w:p w14:paraId="7C2ECFD1" w14:textId="77777777" w:rsidR="00917AE4" w:rsidRPr="00B1402A" w:rsidRDefault="00917AE4" w:rsidP="008378BD">
      <w:pPr>
        <w:spacing w:after="160"/>
      </w:pPr>
    </w:p>
    <w:p w14:paraId="2AE78F8B" w14:textId="77777777" w:rsidR="00917AE4" w:rsidRPr="00B1402A" w:rsidRDefault="00917AE4" w:rsidP="008378BD">
      <w:pPr>
        <w:spacing w:after="160"/>
      </w:pPr>
      <w:r>
        <w:t>규모가 커지면 선택적으로 확장할 수 있습니다.</w:t>
      </w:r>
    </w:p>
    <w:p w14:paraId="107AA2D6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A0275E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5AF54" w14:textId="77777777" w:rsidR="00917AE4" w:rsidRPr="00B1402A" w:rsidRDefault="00917AE4" w:rsidP="00917AE4">
            <w:pPr>
              <w:spacing w:after="160"/>
            </w:pPr>
            <w:r>
              <w:lastRenderedPageBreak/>
              <w:t>daily-summary/</w:t>
            </w:r>
          </w:p>
          <w:p w14:paraId="79E3FD35" w14:textId="77777777" w:rsidR="00917AE4" w:rsidRPr="00B1402A" w:rsidRDefault="00917AE4" w:rsidP="00917AE4">
            <w:pPr>
              <w:spacing w:after="160"/>
            </w:pPr>
            <w:r>
              <w:t>├── SKILL.md</w:t>
            </w:r>
          </w:p>
          <w:p w14:paraId="3A75D656" w14:textId="77777777" w:rsidR="00917AE4" w:rsidRPr="00B1402A" w:rsidRDefault="00917AE4" w:rsidP="00917AE4">
            <w:pPr>
              <w:spacing w:after="160"/>
            </w:pPr>
            <w:r>
              <w:t>├── scripts/       반복 실행할 도구</w:t>
            </w:r>
          </w:p>
          <w:p w14:paraId="55AC734A" w14:textId="77777777" w:rsidR="00917AE4" w:rsidRPr="00B1402A" w:rsidRDefault="00917AE4" w:rsidP="00917AE4">
            <w:pPr>
              <w:spacing w:after="160"/>
            </w:pPr>
            <w:r>
              <w:t>├── references/    필요할 때만 읽을 상세 지침</w:t>
            </w:r>
          </w:p>
          <w:p w14:paraId="53CFB3C0" w14:textId="77777777" w:rsidR="00917AE4" w:rsidRDefault="00917AE4" w:rsidP="00917AE4">
            <w:pPr>
              <w:spacing w:after="160"/>
            </w:pPr>
            <w:r>
              <w:t>└── assets/        결과물에 사용할 템플릿이나 이미지</w:t>
            </w:r>
          </w:p>
          <w:p w14:paraId="622FACBB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2B72BF78" w14:textId="77777777" w:rsidR="00917AE4" w:rsidRDefault="00917AE4" w:rsidP="008378BD">
      <w:pPr>
        <w:spacing w:after="40"/>
      </w:pPr>
    </w:p>
    <w:p w14:paraId="6C28252D" w14:textId="77777777" w:rsidR="00917AE4" w:rsidRPr="00B1402A" w:rsidRDefault="00917AE4" w:rsidP="008378BD">
      <w:pPr>
        <w:spacing w:after="160"/>
      </w:pPr>
    </w:p>
    <w:p w14:paraId="5B270D3B" w14:textId="77777777" w:rsidR="00917AE4" w:rsidRPr="00B1402A" w:rsidRDefault="00917AE4" w:rsidP="008378BD">
      <w:pPr>
        <w:spacing w:after="160"/>
      </w:pPr>
    </w:p>
    <w:p w14:paraId="04338134" w14:textId="77777777" w:rsidR="00917AE4" w:rsidRDefault="00917AE4" w:rsidP="008378BD">
      <w:pPr>
        <w:spacing w:after="160"/>
      </w:pPr>
      <w:r>
        <w:t>핵심 파일인 SKILL.md는 두 부분으로 이루어집니다.</w:t>
      </w:r>
    </w:p>
    <w:p w14:paraId="46F06987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A94F21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D3E62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671EDD03" w14:textId="77777777" w:rsidR="00917AE4" w:rsidRPr="00B1402A" w:rsidRDefault="00917AE4" w:rsidP="00917AE4">
            <w:pPr>
              <w:spacing w:after="160"/>
            </w:pPr>
            <w:r>
              <w:t>name: daily-summary</w:t>
            </w:r>
          </w:p>
          <w:p w14:paraId="2611AAC3" w14:textId="77777777" w:rsidR="00917AE4" w:rsidRPr="00B1402A" w:rsidRDefault="00917AE4" w:rsidP="00917AE4">
            <w:pPr>
              <w:spacing w:after="160"/>
            </w:pPr>
            <w:r>
              <w:t>description: 작업 메모를 간결한 일일 업무 보고로 정리한다.</w:t>
            </w:r>
          </w:p>
          <w:p w14:paraId="0ED0B92F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785CF858" w14:textId="77777777" w:rsidR="00917AE4" w:rsidRPr="00B1402A" w:rsidRDefault="00917AE4" w:rsidP="00917AE4">
            <w:pPr>
              <w:spacing w:after="160"/>
            </w:pPr>
          </w:p>
          <w:p w14:paraId="21B0319F" w14:textId="77777777" w:rsidR="00917AE4" w:rsidRPr="00B1402A" w:rsidRDefault="00917AE4" w:rsidP="00917AE4">
            <w:pPr>
              <w:spacing w:after="160"/>
            </w:pPr>
            <w:r>
              <w:t>여기에 실제 작업 지침을 작성합니다.</w:t>
            </w:r>
          </w:p>
          <w:p w14:paraId="7F6C58BB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3F178B5C" w14:textId="77777777" w:rsidR="00917AE4" w:rsidRDefault="00917AE4" w:rsidP="008378BD">
      <w:pPr>
        <w:spacing w:after="40"/>
      </w:pPr>
    </w:p>
    <w:p w14:paraId="054A14C7" w14:textId="77777777" w:rsidR="00917AE4" w:rsidRPr="004576E9" w:rsidRDefault="00917AE4" w:rsidP="008378BD">
      <w:pPr>
        <w:spacing w:after="160"/>
      </w:pPr>
    </w:p>
    <w:p w14:paraId="060BCD4B" w14:textId="77777777" w:rsidR="00917AE4" w:rsidRPr="00B1402A" w:rsidRDefault="00917AE4" w:rsidP="008378BD">
      <w:pPr>
        <w:spacing w:after="160"/>
      </w:pPr>
      <w:r>
        <w:t xml:space="preserve">상단의 name과 description은 Codex가 skill을 발견하고 선택하는 데 사용하고, API 환경에서는 skill 폴더나 ZIP 파일을 업로드해 관리할 수도 있습니다. </w:t>
      </w:r>
    </w:p>
    <w:p w14:paraId="0DCF762A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</w:rPr>
        <w:t>간단한 실습: 일일 업무 요약 Skill</w:t>
      </w:r>
    </w:p>
    <w:p w14:paraId="6AF4DA69" w14:textId="77777777" w:rsidR="00917AE4" w:rsidRDefault="00917AE4" w:rsidP="008378BD">
      <w:pPr>
        <w:spacing w:after="160"/>
      </w:pPr>
      <w:r>
        <w:t>작업 메모를 아래 형식으로 바꿔주는 daily-summary skill을 만들어 보겠습니다.</w:t>
      </w:r>
    </w:p>
    <w:p w14:paraId="4E6BCDFA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A0F715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9D5F3" w14:textId="77777777" w:rsidR="00917AE4" w:rsidRPr="00B1402A" w:rsidRDefault="00917AE4" w:rsidP="00917AE4">
            <w:pPr>
              <w:spacing w:after="160"/>
            </w:pPr>
            <w:r>
              <w:t>완료:</w:t>
            </w:r>
          </w:p>
          <w:p w14:paraId="122194DC" w14:textId="77777777" w:rsidR="00917AE4" w:rsidRPr="00B1402A" w:rsidRDefault="00917AE4" w:rsidP="00917AE4">
            <w:pPr>
              <w:spacing w:after="160"/>
            </w:pPr>
            <w:r>
              <w:t>- 로그인 오류 수정</w:t>
            </w:r>
          </w:p>
          <w:p w14:paraId="2D587DA3" w14:textId="77777777" w:rsidR="00917AE4" w:rsidRPr="00B1402A" w:rsidRDefault="00917AE4" w:rsidP="00917AE4">
            <w:pPr>
              <w:spacing w:after="160"/>
            </w:pPr>
            <w:r>
              <w:t>- 단위 테스트 추가</w:t>
            </w:r>
          </w:p>
          <w:p w14:paraId="36D89528" w14:textId="77777777" w:rsidR="00917AE4" w:rsidRPr="00B1402A" w:rsidRDefault="00917AE4" w:rsidP="00917AE4">
            <w:pPr>
              <w:spacing w:after="160"/>
            </w:pPr>
          </w:p>
          <w:p w14:paraId="2DDEE930" w14:textId="77777777" w:rsidR="00917AE4" w:rsidRPr="00B1402A" w:rsidRDefault="00917AE4" w:rsidP="00917AE4">
            <w:pPr>
              <w:spacing w:after="160"/>
            </w:pPr>
            <w:r>
              <w:t>다음 작업:</w:t>
            </w:r>
          </w:p>
          <w:p w14:paraId="5BA49F1E" w14:textId="77777777" w:rsidR="00917AE4" w:rsidRPr="00B1402A" w:rsidRDefault="00917AE4" w:rsidP="00917AE4">
            <w:pPr>
              <w:spacing w:after="160"/>
            </w:pPr>
            <w:r>
              <w:t>- 모바일 화면 확인</w:t>
            </w:r>
          </w:p>
          <w:p w14:paraId="55792314" w14:textId="77777777" w:rsidR="00917AE4" w:rsidRPr="00B1402A" w:rsidRDefault="00917AE4" w:rsidP="00917AE4">
            <w:pPr>
              <w:spacing w:after="160"/>
            </w:pPr>
          </w:p>
          <w:p w14:paraId="2343A6A9" w14:textId="77777777" w:rsidR="00917AE4" w:rsidRPr="00B1402A" w:rsidRDefault="00917AE4" w:rsidP="00917AE4">
            <w:pPr>
              <w:spacing w:after="160"/>
            </w:pPr>
            <w:r>
              <w:t>이슈:</w:t>
            </w:r>
          </w:p>
          <w:p w14:paraId="755D668D" w14:textId="77777777" w:rsidR="00917AE4" w:rsidRPr="00B1402A" w:rsidRDefault="00917AE4" w:rsidP="00917AE4">
            <w:pPr>
              <w:spacing w:after="160"/>
            </w:pPr>
            <w:r>
              <w:t>- 테스트 계정 필요</w:t>
            </w:r>
          </w:p>
          <w:p w14:paraId="1B34222A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7D7ACB8C" w14:textId="77777777" w:rsidR="00917AE4" w:rsidRPr="004576E9" w:rsidRDefault="00917AE4" w:rsidP="008378BD">
      <w:pPr>
        <w:spacing w:after="160"/>
      </w:pPr>
    </w:p>
    <w:p w14:paraId="6ADFB09E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1. 폴더 만들기</w:t>
      </w:r>
    </w:p>
    <w:p w14:paraId="228799DB" w14:textId="77777777" w:rsidR="00917AE4" w:rsidRPr="00B1402A" w:rsidRDefault="00917AE4" w:rsidP="008378BD">
      <w:pPr>
        <w:spacing w:after="160"/>
      </w:pPr>
      <w:r>
        <w:t>연습용으로 프로젝트 안에 다음 구조를 만듭니다.</w:t>
      </w:r>
    </w:p>
    <w:p w14:paraId="47263529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620872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22E21" w14:textId="77777777" w:rsidR="00917AE4" w:rsidRDefault="00917AE4" w:rsidP="00917AE4">
            <w:pPr>
              <w:spacing w:after="160"/>
            </w:pPr>
            <w:r>
              <w:t>C:\DEV\Skill&gt;tree /f</w:t>
            </w:r>
          </w:p>
          <w:p w14:paraId="5D405F5C" w14:textId="77777777" w:rsidR="00917AE4" w:rsidRDefault="00917AE4" w:rsidP="00917AE4">
            <w:pPr>
              <w:spacing w:after="160"/>
            </w:pPr>
            <w:r>
              <w:t>Windows-SSD 볼륨에 대한 폴더 경로의 목록입니다.</w:t>
            </w:r>
          </w:p>
          <w:p w14:paraId="09972F2E" w14:textId="77777777" w:rsidR="00917AE4" w:rsidRDefault="00917AE4" w:rsidP="00917AE4">
            <w:pPr>
              <w:spacing w:after="160"/>
            </w:pPr>
            <w:r>
              <w:rPr>
                <w:rFonts w:hint="eastAsia"/>
              </w:rPr>
              <w:t>볼륨</w:t>
            </w:r>
            <w:r>
              <w:t xml:space="preserve"> 일련 번호가 000000DB E4CF:4E35입니다.</w:t>
            </w:r>
          </w:p>
          <w:p w14:paraId="07F9BAA0" w14:textId="77777777" w:rsidR="00917AE4" w:rsidRDefault="00917AE4" w:rsidP="00917AE4">
            <w:pPr>
              <w:spacing w:after="160"/>
            </w:pPr>
            <w:r>
              <w:t>C:.</w:t>
            </w:r>
          </w:p>
          <w:p w14:paraId="12794779" w14:textId="77777777" w:rsidR="00917AE4" w:rsidRDefault="00917AE4" w:rsidP="00917AE4">
            <w:pPr>
              <w:spacing w:after="160"/>
            </w:pPr>
            <w:r>
              <w:rPr>
                <w:rFonts w:hint="eastAsia"/>
              </w:rPr>
              <w:t>└─</w:t>
            </w:r>
            <w:r>
              <w:t>.agents</w:t>
            </w:r>
          </w:p>
          <w:p w14:paraId="51B79B0A" w14:textId="77777777" w:rsidR="00917AE4" w:rsidRDefault="00917AE4" w:rsidP="00917AE4">
            <w:pPr>
              <w:spacing w:after="160"/>
            </w:pPr>
            <w:r>
              <w:t xml:space="preserve">    └─skills</w:t>
            </w:r>
          </w:p>
          <w:p w14:paraId="0BC39D50" w14:textId="77777777" w:rsidR="00917AE4" w:rsidRDefault="00917AE4" w:rsidP="00917AE4">
            <w:pPr>
              <w:spacing w:after="160"/>
            </w:pPr>
            <w:r>
              <w:t xml:space="preserve">        └─daily-summary</w:t>
            </w:r>
          </w:p>
          <w:p w14:paraId="6A76AEE5" w14:textId="77777777" w:rsidR="00917AE4" w:rsidRPr="004576E9" w:rsidRDefault="00917AE4" w:rsidP="00917AE4">
            <w:pPr>
              <w:spacing w:line="268" w:lineRule="auto"/>
            </w:pPr>
            <w:r>
              <w:t xml:space="preserve">                SKILL.md </w:t>
            </w:r>
          </w:p>
        </w:tc>
      </w:tr>
    </w:tbl>
    <w:p w14:paraId="08EE5FC1" w14:textId="77777777" w:rsidR="00917AE4" w:rsidRPr="00B1402A" w:rsidRDefault="00917AE4" w:rsidP="008378BD">
      <w:pPr>
        <w:spacing w:after="160"/>
      </w:pPr>
    </w:p>
    <w:p w14:paraId="3BDC2E81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2. SKILL.md 작성하기</w:t>
      </w:r>
    </w:p>
    <w:p w14:paraId="08F0D7F8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12768BD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9F50D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1F5AB0CB" w14:textId="77777777" w:rsidR="00917AE4" w:rsidRPr="00B1402A" w:rsidRDefault="00917AE4" w:rsidP="00917AE4">
            <w:pPr>
              <w:spacing w:after="160"/>
            </w:pPr>
            <w:r>
              <w:t>name: daily-summary</w:t>
            </w:r>
          </w:p>
          <w:p w14:paraId="753D10A4" w14:textId="77777777" w:rsidR="00917AE4" w:rsidRPr="00B1402A" w:rsidRDefault="00917AE4" w:rsidP="00917AE4">
            <w:pPr>
              <w:spacing w:after="160"/>
            </w:pPr>
            <w:r>
              <w:t>description: 산발적인 작업 메모를 완료, 다음 작업, 이슈로 구분한 간결한 일일 업무 보고로 정리한다. 사용자가 업무 메모나 데일리 보고 정리를 요청할 때 사용한다.</w:t>
            </w:r>
          </w:p>
          <w:p w14:paraId="42B46CEC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1EC371A1" w14:textId="77777777" w:rsidR="00917AE4" w:rsidRPr="00B1402A" w:rsidRDefault="00917AE4" w:rsidP="00917AE4">
            <w:pPr>
              <w:spacing w:after="160"/>
            </w:pPr>
          </w:p>
          <w:p w14:paraId="4AEAE370" w14:textId="77777777" w:rsidR="00917AE4" w:rsidRPr="00B1402A" w:rsidRDefault="00917AE4" w:rsidP="00917AE4">
            <w:pPr>
              <w:spacing w:after="160"/>
            </w:pPr>
            <w:r>
              <w:t># Daily Summary</w:t>
            </w:r>
          </w:p>
          <w:p w14:paraId="30241123" w14:textId="77777777" w:rsidR="00917AE4" w:rsidRPr="00B1402A" w:rsidRDefault="00917AE4" w:rsidP="00917AE4">
            <w:pPr>
              <w:spacing w:after="160"/>
            </w:pPr>
          </w:p>
          <w:p w14:paraId="72B23032" w14:textId="77777777" w:rsidR="00917AE4" w:rsidRPr="00B1402A" w:rsidRDefault="00917AE4" w:rsidP="00917AE4">
            <w:pPr>
              <w:spacing w:after="160"/>
            </w:pPr>
            <w:r>
              <w:t>사용자가 제공한 메모만 사용해 한국어 업무 보고를 작성한다.</w:t>
            </w:r>
          </w:p>
          <w:p w14:paraId="38EFEF1E" w14:textId="77777777" w:rsidR="00917AE4" w:rsidRPr="00B1402A" w:rsidRDefault="00917AE4" w:rsidP="00917AE4">
            <w:pPr>
              <w:spacing w:after="160"/>
            </w:pPr>
          </w:p>
          <w:p w14:paraId="67B51C9A" w14:textId="77777777" w:rsidR="00917AE4" w:rsidRPr="00B1402A" w:rsidRDefault="00917AE4" w:rsidP="00917AE4">
            <w:pPr>
              <w:spacing w:after="160"/>
            </w:pPr>
            <w:r>
              <w:t>## 작성 형식</w:t>
            </w:r>
          </w:p>
          <w:p w14:paraId="2A171D75" w14:textId="77777777" w:rsidR="00917AE4" w:rsidRPr="00B1402A" w:rsidRDefault="00917AE4" w:rsidP="00917AE4">
            <w:pPr>
              <w:spacing w:after="160"/>
            </w:pPr>
          </w:p>
          <w:p w14:paraId="53D1DF5B" w14:textId="77777777" w:rsidR="00917AE4" w:rsidRPr="00B1402A" w:rsidRDefault="00917AE4" w:rsidP="00917AE4">
            <w:pPr>
              <w:spacing w:after="160"/>
            </w:pPr>
            <w:r>
              <w:t>- 완료</w:t>
            </w:r>
          </w:p>
          <w:p w14:paraId="35727555" w14:textId="77777777" w:rsidR="00917AE4" w:rsidRPr="00B1402A" w:rsidRDefault="00917AE4" w:rsidP="00917AE4">
            <w:pPr>
              <w:spacing w:after="160"/>
            </w:pPr>
            <w:r>
              <w:t>- 다음 작업</w:t>
            </w:r>
          </w:p>
          <w:p w14:paraId="030C1E77" w14:textId="77777777" w:rsidR="00917AE4" w:rsidRPr="00B1402A" w:rsidRDefault="00917AE4" w:rsidP="00917AE4">
            <w:pPr>
              <w:spacing w:after="160"/>
            </w:pPr>
            <w:r>
              <w:t>- 이슈</w:t>
            </w:r>
          </w:p>
          <w:p w14:paraId="02F973E1" w14:textId="77777777" w:rsidR="00917AE4" w:rsidRPr="00B1402A" w:rsidRDefault="00917AE4" w:rsidP="00917AE4">
            <w:pPr>
              <w:spacing w:after="160"/>
            </w:pPr>
          </w:p>
          <w:p w14:paraId="36DF3E81" w14:textId="77777777" w:rsidR="00917AE4" w:rsidRPr="00B1402A" w:rsidRDefault="00917AE4" w:rsidP="00917AE4">
            <w:pPr>
              <w:spacing w:after="160"/>
            </w:pPr>
            <w:r>
              <w:t>각 항목은 짧은 글머리표로 작성한다.</w:t>
            </w:r>
          </w:p>
          <w:p w14:paraId="2D6DBB71" w14:textId="77777777" w:rsidR="00917AE4" w:rsidRPr="00B1402A" w:rsidRDefault="00917AE4" w:rsidP="00917AE4">
            <w:pPr>
              <w:spacing w:after="160"/>
            </w:pPr>
          </w:p>
          <w:p w14:paraId="65BCB56A" w14:textId="77777777" w:rsidR="00917AE4" w:rsidRPr="00B1402A" w:rsidRDefault="00917AE4" w:rsidP="00917AE4">
            <w:pPr>
              <w:spacing w:after="160"/>
            </w:pPr>
            <w:r>
              <w:t>내용이 없는 항목에는 `없음`이라고 쓴다.</w:t>
            </w:r>
          </w:p>
          <w:p w14:paraId="13889BC5" w14:textId="77777777" w:rsidR="00917AE4" w:rsidRPr="00B1402A" w:rsidRDefault="00917AE4" w:rsidP="00917AE4">
            <w:pPr>
              <w:spacing w:after="160"/>
            </w:pPr>
            <w:r>
              <w:t>메모에 없는 사실, 일정 또는 담당자를 추측해서 추가하지 않는다.</w:t>
            </w:r>
          </w:p>
          <w:p w14:paraId="7ACC9C7F" w14:textId="77777777" w:rsidR="00917AE4" w:rsidRPr="00B1402A" w:rsidRDefault="00917AE4" w:rsidP="00917AE4">
            <w:pPr>
              <w:spacing w:after="160"/>
            </w:pPr>
            <w:r>
              <w:t>중복된 내용은 하나로 합친다.</w:t>
            </w:r>
          </w:p>
          <w:p w14:paraId="169C9C5D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2FE9E30B" w14:textId="77777777" w:rsidR="00917AE4" w:rsidRDefault="00917AE4" w:rsidP="008378BD">
      <w:pPr>
        <w:spacing w:after="160"/>
      </w:pPr>
    </w:p>
    <w:p w14:paraId="3AB7E24E" w14:textId="77777777" w:rsidR="00917AE4" w:rsidRDefault="00917AE4" w:rsidP="008378BD">
      <w:pPr>
        <w:spacing w:after="160"/>
      </w:pPr>
      <w:r>
        <w:rPr>
          <w:noProof/>
        </w:rPr>
        <w:drawing>
          <wp:inline distT="0" distB="0" distL="0" distR="0" wp14:anchorId="66DA4F20" wp14:editId="601A7AC8">
            <wp:extent cx="3314870" cy="2533780"/>
            <wp:effectExtent l="0" t="0" r="0" b="0"/>
            <wp:docPr id="358021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192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A4DA" w14:textId="77777777" w:rsidR="00917AE4" w:rsidRPr="00B1402A" w:rsidRDefault="00917AE4" w:rsidP="008378BD">
      <w:pPr>
        <w:spacing w:after="160"/>
      </w:pPr>
      <w:r>
        <w:t>이 예제에는 스크립트나 참고자료가 필요하지 않습니다. 단순한 skill은 SKILL.md 하나만으로 충분합니다.</w:t>
      </w:r>
    </w:p>
    <w:p w14:paraId="11CE02DC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lastRenderedPageBreak/>
        <w:t xml:space="preserve">5-3. </w:t>
      </w:r>
      <w:r>
        <w:rPr>
          <w:b/>
          <w:bCs/>
        </w:rPr>
        <w:t>3. 호출해 보기</w:t>
      </w:r>
    </w:p>
    <w:p w14:paraId="27506639" w14:textId="77777777" w:rsidR="00917AE4" w:rsidRDefault="00917AE4" w:rsidP="008378BD">
      <w:pPr>
        <w:spacing w:after="160"/>
      </w:pPr>
      <w:r>
        <w:t>새 Codex 작업에서 다음과 같이 요청합니다.</w:t>
      </w:r>
    </w:p>
    <w:p w14:paraId="526E6A4E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A3D50B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104C1" w14:textId="77777777" w:rsidR="00917AE4" w:rsidRPr="00B1402A" w:rsidRDefault="00917AE4" w:rsidP="00917AE4">
            <w:pPr>
              <w:spacing w:after="160"/>
            </w:pPr>
            <w:r>
              <w:t>$daily-summary를 사용해서 아래 메모를 정리해줘.</w:t>
            </w:r>
          </w:p>
          <w:p w14:paraId="695058D2" w14:textId="77777777" w:rsidR="00917AE4" w:rsidRPr="00B1402A" w:rsidRDefault="00917AE4" w:rsidP="00917AE4">
            <w:pPr>
              <w:spacing w:after="160"/>
            </w:pPr>
          </w:p>
          <w:p w14:paraId="4A6C621B" w14:textId="77777777" w:rsidR="00917AE4" w:rsidRPr="00B1402A" w:rsidRDefault="00917AE4" w:rsidP="00917AE4">
            <w:pPr>
              <w:spacing w:after="160"/>
            </w:pPr>
            <w:r>
              <w:t>오늘 로그인 오류를 수정했고 관련 단위 테스트도 추가했다.</w:t>
            </w:r>
          </w:p>
          <w:p w14:paraId="3AFC7C47" w14:textId="77777777" w:rsidR="00917AE4" w:rsidRPr="00B1402A" w:rsidRDefault="00917AE4" w:rsidP="00917AE4">
            <w:pPr>
              <w:spacing w:after="160"/>
            </w:pPr>
            <w:r>
              <w:t>모바일 화면은 내일 확인해야 한다.</w:t>
            </w:r>
          </w:p>
          <w:p w14:paraId="03387ACD" w14:textId="77777777" w:rsidR="00917AE4" w:rsidRPr="00B1402A" w:rsidRDefault="00917AE4" w:rsidP="00917AE4">
            <w:pPr>
              <w:spacing w:after="160"/>
            </w:pPr>
            <w:r>
              <w:t>테스트 계정이 아직 없다.</w:t>
            </w:r>
          </w:p>
          <w:p w14:paraId="28CBB722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0D4E8A9F" w14:textId="77777777" w:rsidR="00917AE4" w:rsidRDefault="00917AE4" w:rsidP="008378BD">
      <w:pPr>
        <w:spacing w:after="160"/>
      </w:pPr>
    </w:p>
    <w:p w14:paraId="1928BF32" w14:textId="77777777" w:rsidR="00917AE4" w:rsidRDefault="00917AE4" w:rsidP="008378BD">
      <w:pPr>
        <w:spacing w:after="160"/>
      </w:pPr>
      <w:r>
        <w:rPr>
          <w:noProof/>
        </w:rPr>
        <w:drawing>
          <wp:inline distT="0" distB="0" distL="0" distR="0" wp14:anchorId="72E523AB" wp14:editId="5B964F3B">
            <wp:extent cx="5677192" cy="1257365"/>
            <wp:effectExtent l="0" t="0" r="0" b="0"/>
            <wp:docPr id="201889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9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94F0" w14:textId="77777777" w:rsidR="00917AE4" w:rsidRDefault="00917AE4" w:rsidP="008378BD">
      <w:pPr>
        <w:spacing w:after="160"/>
      </w:pPr>
    </w:p>
    <w:p w14:paraId="47CDA8BC" w14:textId="77777777" w:rsidR="00917AE4" w:rsidRPr="004576E9" w:rsidRDefault="00917AE4" w:rsidP="008378BD">
      <w:pPr>
        <w:spacing w:after="160"/>
      </w:pPr>
    </w:p>
    <w:p w14:paraId="37CEFD34" w14:textId="77777777" w:rsidR="00917AE4" w:rsidRDefault="00917AE4" w:rsidP="008378BD">
      <w:pPr>
        <w:spacing w:after="160"/>
      </w:pPr>
      <w:r>
        <w:t>예상 결과:</w:t>
      </w:r>
    </w:p>
    <w:p w14:paraId="1AD4839E" w14:textId="77777777" w:rsidR="00917AE4" w:rsidRDefault="00917AE4" w:rsidP="008378BD">
      <w:pPr>
        <w:spacing w:after="160"/>
      </w:pPr>
    </w:p>
    <w:p w14:paraId="65CA0210" w14:textId="77777777" w:rsidR="00917AE4" w:rsidRDefault="00917AE4" w:rsidP="008378BD">
      <w:pPr>
        <w:spacing w:after="160"/>
      </w:pPr>
      <w:r>
        <w:rPr>
          <w:noProof/>
        </w:rPr>
        <w:lastRenderedPageBreak/>
        <w:drawing>
          <wp:inline distT="0" distB="0" distL="0" distR="0" wp14:anchorId="306A6ADE" wp14:editId="7D9297B8">
            <wp:extent cx="5731510" cy="4043680"/>
            <wp:effectExtent l="0" t="0" r="2540" b="0"/>
            <wp:docPr id="1859937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730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0C76" w14:textId="77777777" w:rsidR="00917AE4" w:rsidRDefault="00917AE4" w:rsidP="008378BD">
      <w:pPr>
        <w:spacing w:after="160"/>
      </w:pPr>
    </w:p>
    <w:p w14:paraId="42F0CCE1" w14:textId="77777777" w:rsidR="00917AE4" w:rsidRPr="00B1402A" w:rsidRDefault="00917AE4" w:rsidP="008378BD">
      <w:pPr>
        <w:spacing w:after="160"/>
      </w:pPr>
    </w:p>
    <w:p w14:paraId="2AF0AE8E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4. 잘 작동하는지 확인하기</w:t>
      </w:r>
    </w:p>
    <w:p w14:paraId="6E6536C1" w14:textId="77777777" w:rsidR="00917AE4" w:rsidRPr="00B1402A" w:rsidRDefault="00917AE4" w:rsidP="008378BD">
      <w:pPr>
        <w:spacing w:after="160"/>
      </w:pPr>
      <w:r>
        <w:t>다음 세 가지를 확인하면 됩니다.</w:t>
      </w:r>
    </w:p>
    <w:p w14:paraId="3BF27AA8" w14:textId="77777777" w:rsidR="00917AE4" w:rsidRPr="00B1402A" w:rsidRDefault="00917AE4" w:rsidP="00917AE4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/>
      </w:pPr>
      <w:r>
        <w:t>입력에 없던 사실을 만들지 않았는가?</w:t>
      </w:r>
    </w:p>
    <w:p w14:paraId="60585246" w14:textId="77777777" w:rsidR="00917AE4" w:rsidRPr="00B1402A" w:rsidRDefault="00917AE4" w:rsidP="00917AE4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/>
      </w:pPr>
      <w:r>
        <w:t>세 항목으로 정확히 분류했는가?</w:t>
      </w:r>
    </w:p>
    <w:p w14:paraId="37594011" w14:textId="77777777" w:rsidR="00917AE4" w:rsidRPr="00B1402A" w:rsidRDefault="00917AE4" w:rsidP="00917AE4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/>
      </w:pPr>
      <w:r>
        <w:t>내용이 없는 항목을 없음으로 표시했는가?</w:t>
      </w:r>
    </w:p>
    <w:p w14:paraId="75FB9095" w14:textId="77777777" w:rsidR="00917AE4" w:rsidRPr="00B1402A" w:rsidRDefault="00917AE4" w:rsidP="008378BD">
      <w:pPr>
        <w:spacing w:after="160"/>
      </w:pPr>
      <w:r>
        <w:t xml:space="preserve">skill은 처음부터 복잡하게 만들기보다, 실제로 사용하면서 반복적으로 틀리는 부분만 지침에 추가하는 편이 좋습니다. 또한 이름은 소문자·숫자·하이픈으로 작성하고, description에는 </w:t>
      </w:r>
      <w:r>
        <w:rPr>
          <w:b/>
          <w:bCs/>
        </w:rPr>
        <w:t xml:space="preserve">무엇을 </w:t>
      </w:r>
      <w:proofErr w:type="spellStart"/>
      <w:r>
        <w:rPr>
          <w:b/>
          <w:bCs/>
        </w:rPr>
        <w:t>하는지와</w:t>
      </w:r>
      <w:proofErr w:type="spellEnd"/>
      <w:r>
        <w:rPr>
          <w:b/>
          <w:bCs/>
        </w:rPr>
        <w:t xml:space="preserve"> 언제 사용하는지</w:t>
      </w:r>
      <w:r>
        <w:t>를 분명하게 적는 것이 핵심입니다.</w:t>
      </w:r>
    </w:p>
    <w:p w14:paraId="4EE69E1D" w14:textId="77777777" w:rsidR="00917AE4" w:rsidRDefault="00917AE4" w:rsidP="008378BD">
      <w:pPr>
        <w:spacing w:before="240"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5. 한 걸음 더 — Thread 대화 세션 내보내기 skill</w:t>
      </w:r>
    </w:p>
    <w:p w14:paraId="004C8D4A" w14:textId="77777777" w:rsidR="00917AE4" w:rsidRDefault="00917AE4" w:rsidP="008378BD">
      <w:pPr>
        <w:spacing w:after="120"/>
      </w:pPr>
      <w:r>
        <w:t>앞의 daily-summary는 SKILL.md 하나로 끝나는 예제였습니다. 이번에는 스크립트까지 포함한 skill을 만들어, 지금 진행 중인 Codex 작업(Thread)의 대화 세션을 사람이 읽기 좋은 Markdown 파일로 내보내 봅니다. 회의록·인수인계 문서·버그 재현 기록을 남길 때 특히 유용합니다.</w:t>
      </w:r>
    </w:p>
    <w:p w14:paraId="13D4FFB1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① 폴더 구조 만들기</w:t>
      </w:r>
    </w:p>
    <w:p w14:paraId="6D61D86E" w14:textId="77777777" w:rsidR="00917AE4" w:rsidRDefault="00917AE4" w:rsidP="008378BD">
      <w:pPr>
        <w:spacing w:after="120"/>
      </w:pPr>
      <w:r>
        <w:lastRenderedPageBreak/>
        <w:t>daily-summary와 달리 이번에는 scripts 폴더가 추가됩니다. 프로젝트 안(또는 전역으로 쓰려면 ~/.codex)에 다음 구조를 만듭니다.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256467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8E5D5" w14:textId="77777777" w:rsidR="00917AE4" w:rsidRDefault="00917AE4" w:rsidP="00917AE4">
            <w:pPr>
              <w:spacing w:after="20"/>
            </w:pPr>
            <w:r>
              <w:t>.agents/</w:t>
            </w:r>
          </w:p>
          <w:p w14:paraId="195601C2" w14:textId="77777777" w:rsidR="00917AE4" w:rsidRDefault="00917AE4" w:rsidP="00917AE4">
            <w:pPr>
              <w:spacing w:after="20"/>
            </w:pPr>
            <w:r>
              <w:t xml:space="preserve">  skills/</w:t>
            </w:r>
          </w:p>
          <w:p w14:paraId="138E401A" w14:textId="77777777" w:rsidR="00917AE4" w:rsidRDefault="00917AE4" w:rsidP="00917AE4">
            <w:pPr>
              <w:spacing w:after="20"/>
            </w:pPr>
            <w:r>
              <w:t xml:space="preserve">    thread-export/</w:t>
            </w:r>
          </w:p>
          <w:p w14:paraId="533DEA01" w14:textId="77777777" w:rsidR="00917AE4" w:rsidRDefault="00917AE4" w:rsidP="00917AE4">
            <w:pPr>
              <w:spacing w:after="20"/>
            </w:pPr>
            <w:r>
              <w:t xml:space="preserve">        SKILL.md</w:t>
            </w:r>
          </w:p>
          <w:p w14:paraId="094709EC" w14:textId="77777777" w:rsidR="00917AE4" w:rsidRDefault="00917AE4" w:rsidP="00917AE4">
            <w:pPr>
              <w:spacing w:after="20"/>
            </w:pPr>
            <w:r>
              <w:t xml:space="preserve">        scripts/</w:t>
            </w:r>
          </w:p>
          <w:p w14:paraId="0554693F" w14:textId="77777777" w:rsidR="00917AE4" w:rsidRDefault="00917AE4" w:rsidP="00917AE4">
            <w:pPr>
              <w:spacing w:after="20"/>
            </w:pPr>
            <w:r>
              <w:t xml:space="preserve">            export_thread.py</w:t>
            </w:r>
          </w:p>
        </w:tc>
      </w:tr>
    </w:tbl>
    <w:p w14:paraId="12D92B81" w14:textId="77777777" w:rsidR="00917AE4" w:rsidRDefault="00917AE4" w:rsidP="008378BD">
      <w:pPr>
        <w:spacing w:after="20"/>
      </w:pPr>
    </w:p>
    <w:p w14:paraId="3066AE29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② SKILL.md 작성하기</w:t>
      </w:r>
    </w:p>
    <w:p w14:paraId="6E341A82" w14:textId="77777777" w:rsidR="00917AE4" w:rsidRDefault="00917AE4" w:rsidP="008378BD">
      <w:pPr>
        <w:spacing w:after="120"/>
      </w:pPr>
      <w:r>
        <w:t>무엇을(what)·언제(when) 쓰는지를 description에 분명히 적고, 실행 방법과 출력 형식을 본문에 못 박습니다.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49E906E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9CF3B" w14:textId="77777777" w:rsidR="00917AE4" w:rsidRDefault="00917AE4" w:rsidP="00917AE4">
            <w:pPr>
              <w:spacing w:after="20"/>
            </w:pPr>
            <w:r>
              <w:t>---</w:t>
            </w:r>
          </w:p>
          <w:p w14:paraId="27BFFAC1" w14:textId="77777777" w:rsidR="00917AE4" w:rsidRDefault="00917AE4" w:rsidP="00917AE4">
            <w:pPr>
              <w:spacing w:after="20"/>
            </w:pPr>
            <w:r>
              <w:t>name: thread-export</w:t>
            </w:r>
          </w:p>
          <w:p w14:paraId="0B037C4F" w14:textId="77777777" w:rsidR="00917AE4" w:rsidRDefault="00917AE4" w:rsidP="00917AE4">
            <w:pPr>
              <w:spacing w:after="20"/>
            </w:pPr>
            <w:r>
              <w:t>description: 현재 Codex 작업(Thread)의 대화 세션을 사람이 읽기 좋은 Markdown 파일로 내보낸다.</w:t>
            </w:r>
          </w:p>
          <w:p w14:paraId="1FC48D09" w14:textId="77777777" w:rsidR="00917AE4" w:rsidRDefault="00917AE4" w:rsidP="00917AE4">
            <w:pPr>
              <w:spacing w:after="20"/>
            </w:pPr>
            <w:r>
              <w:t xml:space="preserve">  사용자가 "이 대화 </w:t>
            </w:r>
            <w:proofErr w:type="spellStart"/>
            <w:r>
              <w:t>내보내줘</w:t>
            </w:r>
            <w:proofErr w:type="spellEnd"/>
            <w:r>
              <w:t>", "세션 기록 저장", "스레드 export"를 요청할 때 사용.</w:t>
            </w:r>
          </w:p>
          <w:p w14:paraId="52635DCC" w14:textId="77777777" w:rsidR="00917AE4" w:rsidRDefault="00917AE4" w:rsidP="00917AE4">
            <w:pPr>
              <w:spacing w:after="20"/>
            </w:pPr>
            <w:r>
              <w:t>---</w:t>
            </w:r>
          </w:p>
          <w:p w14:paraId="4912388B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5B1019BD" w14:textId="77777777" w:rsidR="00917AE4" w:rsidRDefault="00917AE4" w:rsidP="00917AE4">
            <w:pPr>
              <w:spacing w:after="20"/>
            </w:pPr>
            <w:r>
              <w:t># Thread Export</w:t>
            </w:r>
          </w:p>
          <w:p w14:paraId="13B8616C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237E2615" w14:textId="77777777" w:rsidR="00917AE4" w:rsidRDefault="00917AE4" w:rsidP="00917AE4">
            <w:pPr>
              <w:spacing w:after="20"/>
            </w:pPr>
            <w:r>
              <w:t>현재 진행 중인 Codex 세션(Thread)의 대화 기록을 Markdown 파일로 저장한다.</w:t>
            </w:r>
          </w:p>
          <w:p w14:paraId="3987AFCC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256FF97B" w14:textId="77777777" w:rsidR="00917AE4" w:rsidRDefault="00917AE4" w:rsidP="00917AE4">
            <w:pPr>
              <w:spacing w:after="20"/>
            </w:pPr>
            <w:r>
              <w:t>## 동작 방식</w:t>
            </w:r>
          </w:p>
          <w:p w14:paraId="53C2AB64" w14:textId="77777777" w:rsidR="00917AE4" w:rsidRDefault="00917AE4" w:rsidP="00917AE4">
            <w:pPr>
              <w:spacing w:after="20"/>
            </w:pPr>
            <w:r>
              <w:t>1. Codex 세션 로그 폴더(기본: ~/.codex/sessions)에서 가장 최근 세션 파일을 찾는다.</w:t>
            </w:r>
          </w:p>
          <w:p w14:paraId="6E35EEA5" w14:textId="77777777" w:rsidR="00917AE4" w:rsidRDefault="00917AE4" w:rsidP="00917AE4">
            <w:pPr>
              <w:spacing w:after="20"/>
            </w:pPr>
            <w:r>
              <w:t>2. scripts/export_thread.py 를 실행해 세션을 Markdown 으로 변환한다.</w:t>
            </w:r>
          </w:p>
          <w:p w14:paraId="26112F8C" w14:textId="77777777" w:rsidR="00917AE4" w:rsidRDefault="00917AE4" w:rsidP="00917AE4">
            <w:pPr>
              <w:spacing w:after="20"/>
            </w:pPr>
            <w:r>
              <w:t>3. 결과를 프로젝트의 exports/ 폴더에 thread-YYYYMMDD-HHMMSS.md 로 저장한다.</w:t>
            </w:r>
          </w:p>
          <w:p w14:paraId="7C59CE38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1C493BAC" w14:textId="77777777" w:rsidR="00917AE4" w:rsidRDefault="00917AE4" w:rsidP="00917AE4">
            <w:pPr>
              <w:spacing w:after="20"/>
            </w:pPr>
            <w:r>
              <w:t>## 실행</w:t>
            </w:r>
          </w:p>
          <w:p w14:paraId="4082FCBE" w14:textId="77777777" w:rsidR="00917AE4" w:rsidRDefault="00917AE4" w:rsidP="00917AE4">
            <w:pPr>
              <w:spacing w:after="20"/>
            </w:pPr>
            <w:r>
              <w:t>python .agents/skills/thread-export/scripts/export_thread.py --out exports/</w:t>
            </w:r>
          </w:p>
          <w:p w14:paraId="7C26D4E5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78C24727" w14:textId="77777777" w:rsidR="00917AE4" w:rsidRDefault="00917AE4" w:rsidP="00917AE4">
            <w:pPr>
              <w:spacing w:after="20"/>
            </w:pPr>
            <w:r>
              <w:t>## 출력 형식</w:t>
            </w:r>
          </w:p>
          <w:p w14:paraId="5030AE02" w14:textId="77777777" w:rsidR="00917AE4" w:rsidRDefault="00917AE4" w:rsidP="00917AE4">
            <w:pPr>
              <w:spacing w:after="20"/>
            </w:pPr>
            <w:r>
              <w:t>- 문서 맨 위에 세션 파일명, 내보낸 시각, 메시지 수를 요약한다.</w:t>
            </w:r>
          </w:p>
          <w:p w14:paraId="769072E4" w14:textId="77777777" w:rsidR="00917AE4" w:rsidRDefault="00917AE4" w:rsidP="00917AE4">
            <w:pPr>
              <w:spacing w:after="20"/>
            </w:pPr>
            <w:r>
              <w:t>- 각 발화는 "## 사용자" / "## Codex" 제목 아래 순서대로 기록한다.</w:t>
            </w:r>
          </w:p>
          <w:p w14:paraId="1E9491D0" w14:textId="77777777" w:rsidR="00917AE4" w:rsidRDefault="00917AE4" w:rsidP="00917AE4">
            <w:pPr>
              <w:spacing w:after="20"/>
            </w:pPr>
            <w:r>
              <w:lastRenderedPageBreak/>
              <w:t>- 코드 블록과 명령 실행 결과는 원문 그대로 보존한다.</w:t>
            </w:r>
          </w:p>
          <w:p w14:paraId="44AA8B24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5DA8AEDB" w14:textId="77777777" w:rsidR="00917AE4" w:rsidRDefault="00917AE4" w:rsidP="00917AE4">
            <w:pPr>
              <w:spacing w:after="20"/>
            </w:pPr>
            <w:r>
              <w:t>## 주의</w:t>
            </w:r>
          </w:p>
          <w:p w14:paraId="2B48EC0A" w14:textId="77777777" w:rsidR="00917AE4" w:rsidRDefault="00917AE4" w:rsidP="00917AE4">
            <w:pPr>
              <w:spacing w:after="20"/>
            </w:pPr>
            <w:r>
              <w:t>- 세션 파일을 찾지 못하면 "세션 파일을 찾을 수 없음"이라고 알리고 멈춘다.</w:t>
            </w:r>
          </w:p>
          <w:p w14:paraId="2794055D" w14:textId="77777777" w:rsidR="00917AE4" w:rsidRDefault="00917AE4" w:rsidP="00917AE4">
            <w:pPr>
              <w:spacing w:after="20"/>
            </w:pPr>
            <w:r>
              <w:t>- 내보낸 파일에는 토큰·비밀키가 포함될 수 있으니 공유 전에 반드시 확인한다.</w:t>
            </w:r>
          </w:p>
        </w:tc>
      </w:tr>
    </w:tbl>
    <w:p w14:paraId="0217CF64" w14:textId="77777777" w:rsidR="00917AE4" w:rsidRDefault="00917AE4" w:rsidP="008378BD">
      <w:pPr>
        <w:spacing w:after="20"/>
      </w:pPr>
    </w:p>
    <w:p w14:paraId="667BD384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③ 스크립트 작성하기 (scripts/export_thread.py)</w:t>
      </w:r>
    </w:p>
    <w:p w14:paraId="376E64E5" w14:textId="77777777" w:rsidR="00917AE4" w:rsidRDefault="00917AE4" w:rsidP="008378BD">
      <w:pPr>
        <w:spacing w:after="120"/>
      </w:pPr>
      <w:r>
        <w:t>세션 로그(JSONL)를 읽어 Markdown 으로 변환하는 짧은 파이썬 스크립트입니다. 세션 파일 형식이 다를 수 있으므로 role/content 키를 방어적으로 처리합니다.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CEFA85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16BED" w14:textId="77777777" w:rsidR="00917AE4" w:rsidRDefault="00917AE4" w:rsidP="00917AE4">
            <w:pPr>
              <w:spacing w:after="20"/>
            </w:pPr>
            <w:r>
              <w:t xml:space="preserve">import </w:t>
            </w:r>
            <w:proofErr w:type="spellStart"/>
            <w:r>
              <w:t>argparse</w:t>
            </w:r>
            <w:proofErr w:type="spellEnd"/>
            <w:r>
              <w:t xml:space="preserve">, glob, </w:t>
            </w:r>
            <w:proofErr w:type="spellStart"/>
            <w:r>
              <w:t>json</w:t>
            </w:r>
            <w:proofErr w:type="spellEnd"/>
            <w:r>
              <w:t xml:space="preserve">, </w:t>
            </w:r>
            <w:proofErr w:type="spellStart"/>
            <w:r>
              <w:t>os</w:t>
            </w:r>
            <w:proofErr w:type="spellEnd"/>
            <w:r>
              <w:t>, datetime</w:t>
            </w:r>
          </w:p>
          <w:p w14:paraId="1A36288F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2ABEB80A" w14:textId="77777777" w:rsidR="00917AE4" w:rsidRDefault="00917AE4" w:rsidP="00917AE4">
            <w:pPr>
              <w:spacing w:after="20"/>
            </w:pPr>
            <w:r>
              <w:t xml:space="preserve">def </w:t>
            </w:r>
            <w:proofErr w:type="spellStart"/>
            <w:r>
              <w:t>find_latest</w:t>
            </w:r>
            <w:proofErr w:type="spellEnd"/>
            <w:r>
              <w:t>(</w:t>
            </w:r>
            <w:proofErr w:type="spellStart"/>
            <w:r>
              <w:t>sessions_dir</w:t>
            </w:r>
            <w:proofErr w:type="spellEnd"/>
            <w:r>
              <w:t>):</w:t>
            </w:r>
          </w:p>
          <w:p w14:paraId="71A7130C" w14:textId="77777777" w:rsidR="00917AE4" w:rsidRDefault="00917AE4" w:rsidP="00917AE4">
            <w:pPr>
              <w:spacing w:after="20"/>
            </w:pPr>
            <w:r>
              <w:t xml:space="preserve">    files = </w:t>
            </w:r>
            <w:proofErr w:type="spellStart"/>
            <w:r>
              <w:t>glob.glob</w:t>
            </w:r>
            <w:proofErr w:type="spellEnd"/>
            <w:r>
              <w:t>(</w:t>
            </w:r>
            <w:proofErr w:type="spellStart"/>
            <w:r>
              <w:t>os.path.join</w:t>
            </w:r>
            <w:proofErr w:type="spellEnd"/>
            <w:r>
              <w:t>(</w:t>
            </w:r>
            <w:proofErr w:type="spellStart"/>
            <w:r>
              <w:t>sessions_dir</w:t>
            </w:r>
            <w:proofErr w:type="spellEnd"/>
            <w:r>
              <w:t>, "**", "*.</w:t>
            </w:r>
            <w:proofErr w:type="spellStart"/>
            <w:r>
              <w:t>jsonl</w:t>
            </w:r>
            <w:proofErr w:type="spellEnd"/>
            <w:r>
              <w:t>"), recursive=True)</w:t>
            </w:r>
          </w:p>
          <w:p w14:paraId="3192B523" w14:textId="77777777" w:rsidR="00917AE4" w:rsidRDefault="00917AE4" w:rsidP="00917AE4">
            <w:pPr>
              <w:spacing w:after="20"/>
            </w:pPr>
            <w:r>
              <w:t xml:space="preserve">    return max(files, key=</w:t>
            </w:r>
            <w:proofErr w:type="spellStart"/>
            <w:r>
              <w:t>os.path.getmtime</w:t>
            </w:r>
            <w:proofErr w:type="spellEnd"/>
            <w:r>
              <w:t>) if files else None</w:t>
            </w:r>
          </w:p>
          <w:p w14:paraId="643BCA44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64CB88A3" w14:textId="77777777" w:rsidR="00917AE4" w:rsidRDefault="00917AE4" w:rsidP="00917AE4">
            <w:pPr>
              <w:spacing w:after="20"/>
            </w:pPr>
            <w:r>
              <w:t xml:space="preserve">def </w:t>
            </w:r>
            <w:proofErr w:type="spellStart"/>
            <w:r>
              <w:t>to_markdown</w:t>
            </w:r>
            <w:proofErr w:type="spellEnd"/>
            <w:r>
              <w:t>(path):</w:t>
            </w:r>
          </w:p>
          <w:p w14:paraId="6F45D1AB" w14:textId="77777777" w:rsidR="00917AE4" w:rsidRDefault="00917AE4" w:rsidP="00917AE4">
            <w:pPr>
              <w:spacing w:after="20"/>
            </w:pPr>
            <w:r>
              <w:t xml:space="preserve">    lines, count = [], 0</w:t>
            </w:r>
          </w:p>
          <w:p w14:paraId="64898202" w14:textId="77777777" w:rsidR="00917AE4" w:rsidRDefault="00917AE4" w:rsidP="00917AE4">
            <w:pPr>
              <w:spacing w:after="20"/>
            </w:pPr>
            <w:r>
              <w:t xml:space="preserve">    with open(path, encoding="utf-8") as f:</w:t>
            </w:r>
          </w:p>
          <w:p w14:paraId="0A4D6E5B" w14:textId="77777777" w:rsidR="00917AE4" w:rsidRDefault="00917AE4" w:rsidP="00917AE4">
            <w:pPr>
              <w:spacing w:after="20"/>
            </w:pPr>
            <w:r>
              <w:t xml:space="preserve">        for raw in f:</w:t>
            </w:r>
          </w:p>
          <w:p w14:paraId="578F548D" w14:textId="77777777" w:rsidR="00917AE4" w:rsidRDefault="00917AE4" w:rsidP="00917AE4">
            <w:pPr>
              <w:spacing w:after="20"/>
            </w:pPr>
            <w:r>
              <w:t xml:space="preserve">            raw = </w:t>
            </w:r>
            <w:proofErr w:type="spellStart"/>
            <w:r>
              <w:t>raw.strip</w:t>
            </w:r>
            <w:proofErr w:type="spellEnd"/>
            <w:r>
              <w:t>()</w:t>
            </w:r>
          </w:p>
          <w:p w14:paraId="30AB879B" w14:textId="77777777" w:rsidR="00917AE4" w:rsidRDefault="00917AE4" w:rsidP="00917AE4">
            <w:pPr>
              <w:spacing w:after="20"/>
            </w:pPr>
            <w:r>
              <w:t xml:space="preserve">            if not raw:</w:t>
            </w:r>
          </w:p>
          <w:p w14:paraId="3F7E0BBE" w14:textId="77777777" w:rsidR="00917AE4" w:rsidRDefault="00917AE4" w:rsidP="00917AE4">
            <w:pPr>
              <w:spacing w:after="20"/>
            </w:pPr>
            <w:r>
              <w:t xml:space="preserve">                continue</w:t>
            </w:r>
          </w:p>
          <w:p w14:paraId="619547F8" w14:textId="77777777" w:rsidR="00917AE4" w:rsidRDefault="00917AE4" w:rsidP="00917AE4">
            <w:pPr>
              <w:spacing w:after="20"/>
            </w:pPr>
            <w:r>
              <w:t xml:space="preserve">            msg = </w:t>
            </w:r>
            <w:proofErr w:type="spellStart"/>
            <w:r>
              <w:t>json.loads</w:t>
            </w:r>
            <w:proofErr w:type="spellEnd"/>
            <w:r>
              <w:t>(raw)</w:t>
            </w:r>
          </w:p>
          <w:p w14:paraId="36F6EE07" w14:textId="77777777" w:rsidR="00917AE4" w:rsidRDefault="00917AE4" w:rsidP="00917AE4">
            <w:pPr>
              <w:spacing w:after="20"/>
            </w:pPr>
            <w:r>
              <w:t xml:space="preserve">            role = </w:t>
            </w:r>
            <w:proofErr w:type="spellStart"/>
            <w:r>
              <w:t>msg.get</w:t>
            </w:r>
            <w:proofErr w:type="spellEnd"/>
            <w:r>
              <w:t xml:space="preserve">("role") or </w:t>
            </w:r>
            <w:proofErr w:type="spellStart"/>
            <w:r>
              <w:t>msg.get</w:t>
            </w:r>
            <w:proofErr w:type="spellEnd"/>
            <w:r>
              <w:t>("type") or "system"</w:t>
            </w:r>
          </w:p>
          <w:p w14:paraId="3A1662D4" w14:textId="77777777" w:rsidR="00917AE4" w:rsidRDefault="00917AE4" w:rsidP="00917AE4">
            <w:pPr>
              <w:spacing w:after="20"/>
            </w:pPr>
            <w:r>
              <w:t xml:space="preserve">            text = </w:t>
            </w:r>
            <w:proofErr w:type="spellStart"/>
            <w:r>
              <w:t>msg.get</w:t>
            </w:r>
            <w:proofErr w:type="spellEnd"/>
            <w:r>
              <w:t xml:space="preserve">("content") or </w:t>
            </w:r>
            <w:proofErr w:type="spellStart"/>
            <w:r>
              <w:t>msg.get</w:t>
            </w:r>
            <w:proofErr w:type="spellEnd"/>
            <w:r>
              <w:t>("text") or ""</w:t>
            </w:r>
          </w:p>
          <w:p w14:paraId="07DA2228" w14:textId="77777777" w:rsidR="00917AE4" w:rsidRDefault="00917AE4" w:rsidP="00917AE4">
            <w:pPr>
              <w:spacing w:after="20"/>
            </w:pPr>
            <w:r>
              <w:t xml:space="preserve">            if </w:t>
            </w:r>
            <w:proofErr w:type="spellStart"/>
            <w:r>
              <w:t>isinstance</w:t>
            </w:r>
            <w:proofErr w:type="spellEnd"/>
            <w:r>
              <w:t>(text, list):</w:t>
            </w:r>
          </w:p>
          <w:p w14:paraId="565D026A" w14:textId="77777777" w:rsidR="00917AE4" w:rsidRDefault="00917AE4" w:rsidP="00917AE4">
            <w:pPr>
              <w:spacing w:after="20"/>
            </w:pPr>
            <w:r>
              <w:t xml:space="preserve">                text = "".join(</w:t>
            </w:r>
            <w:proofErr w:type="spellStart"/>
            <w:r>
              <w:t>p.get</w:t>
            </w:r>
            <w:proofErr w:type="spellEnd"/>
            <w:r>
              <w:t>("text", "") for p in text)</w:t>
            </w:r>
          </w:p>
          <w:p w14:paraId="49328AF4" w14:textId="77777777" w:rsidR="00917AE4" w:rsidRDefault="00917AE4" w:rsidP="00917AE4">
            <w:pPr>
              <w:spacing w:after="20"/>
            </w:pPr>
            <w:r>
              <w:t xml:space="preserve">            title = "사용자" if role == "user" else ("Codex" if role == "assistant" else role)</w:t>
            </w:r>
          </w:p>
          <w:p w14:paraId="33098271" w14:textId="77777777" w:rsidR="00917AE4" w:rsidRDefault="00917AE4" w:rsidP="00917AE4">
            <w:pPr>
              <w:spacing w:after="20"/>
            </w:pPr>
            <w:r>
              <w:t xml:space="preserve">            lines += ["## " + title, "", text, ""]</w:t>
            </w:r>
          </w:p>
          <w:p w14:paraId="0EDDEDB0" w14:textId="77777777" w:rsidR="00917AE4" w:rsidRDefault="00917AE4" w:rsidP="00917AE4">
            <w:pPr>
              <w:spacing w:after="20"/>
            </w:pPr>
            <w:r>
              <w:t xml:space="preserve">            count += 1</w:t>
            </w:r>
          </w:p>
          <w:p w14:paraId="72F43B19" w14:textId="77777777" w:rsidR="00917AE4" w:rsidRDefault="00917AE4" w:rsidP="00917AE4">
            <w:pPr>
              <w:spacing w:after="20"/>
            </w:pPr>
            <w:r>
              <w:t xml:space="preserve">    return lines, count</w:t>
            </w:r>
          </w:p>
          <w:p w14:paraId="1E8C16D6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7F54C0D1" w14:textId="77777777" w:rsidR="00917AE4" w:rsidRDefault="00917AE4" w:rsidP="00917AE4">
            <w:pPr>
              <w:spacing w:after="20"/>
            </w:pPr>
            <w:r>
              <w:t>def main():</w:t>
            </w:r>
          </w:p>
          <w:p w14:paraId="71761127" w14:textId="77777777" w:rsidR="00917AE4" w:rsidRDefault="00917AE4" w:rsidP="00917AE4">
            <w:pPr>
              <w:spacing w:after="20"/>
            </w:pPr>
            <w:r>
              <w:t xml:space="preserve">    ap = </w:t>
            </w:r>
            <w:proofErr w:type="spellStart"/>
            <w:r>
              <w:t>argparse.ArgumentParser</w:t>
            </w:r>
            <w:proofErr w:type="spellEnd"/>
            <w:r>
              <w:t>()</w:t>
            </w:r>
          </w:p>
          <w:p w14:paraId="597CEF7D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ap.add_argument</w:t>
            </w:r>
            <w:proofErr w:type="spellEnd"/>
            <w:r>
              <w:t>("--sessions-</w:t>
            </w:r>
            <w:proofErr w:type="spellStart"/>
            <w:r>
              <w:t>dir</w:t>
            </w:r>
            <w:proofErr w:type="spellEnd"/>
            <w:r>
              <w:t>", default=</w:t>
            </w:r>
            <w:proofErr w:type="spellStart"/>
            <w:r>
              <w:t>os.path.expanduser</w:t>
            </w:r>
            <w:proofErr w:type="spellEnd"/>
            <w:r>
              <w:t>("~/.codex/sessions"))</w:t>
            </w:r>
          </w:p>
          <w:p w14:paraId="28FC8506" w14:textId="77777777" w:rsidR="00917AE4" w:rsidRDefault="00917AE4" w:rsidP="00917AE4">
            <w:pPr>
              <w:spacing w:after="20"/>
            </w:pPr>
            <w:r>
              <w:lastRenderedPageBreak/>
              <w:t xml:space="preserve">    </w:t>
            </w:r>
            <w:proofErr w:type="spellStart"/>
            <w:r>
              <w:t>ap.add_argument</w:t>
            </w:r>
            <w:proofErr w:type="spellEnd"/>
            <w:r>
              <w:t>("--out", default="exports")</w:t>
            </w:r>
          </w:p>
          <w:p w14:paraId="7A87FF42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args</w:t>
            </w:r>
            <w:proofErr w:type="spellEnd"/>
            <w:r>
              <w:t xml:space="preserve"> = </w:t>
            </w:r>
            <w:proofErr w:type="spellStart"/>
            <w:r>
              <w:t>ap.parse_args</w:t>
            </w:r>
            <w:proofErr w:type="spellEnd"/>
            <w:r>
              <w:t>()</w:t>
            </w:r>
          </w:p>
          <w:p w14:paraId="4E587D23" w14:textId="77777777" w:rsidR="00917AE4" w:rsidRDefault="00917AE4" w:rsidP="00917AE4">
            <w:pPr>
              <w:spacing w:after="20"/>
            </w:pPr>
            <w:r>
              <w:t xml:space="preserve">    latest = </w:t>
            </w:r>
            <w:proofErr w:type="spellStart"/>
            <w:r>
              <w:t>find_latest</w:t>
            </w:r>
            <w:proofErr w:type="spellEnd"/>
            <w:r>
              <w:t>(</w:t>
            </w:r>
            <w:proofErr w:type="spellStart"/>
            <w:r>
              <w:t>args.sessions_dir</w:t>
            </w:r>
            <w:proofErr w:type="spellEnd"/>
            <w:r>
              <w:t>)</w:t>
            </w:r>
          </w:p>
          <w:p w14:paraId="33C592CA" w14:textId="77777777" w:rsidR="00917AE4" w:rsidRDefault="00917AE4" w:rsidP="00917AE4">
            <w:pPr>
              <w:spacing w:after="20"/>
            </w:pPr>
            <w:r>
              <w:t xml:space="preserve">    if latest is None:</w:t>
            </w:r>
          </w:p>
          <w:p w14:paraId="3D9D1883" w14:textId="77777777" w:rsidR="00917AE4" w:rsidRDefault="00917AE4" w:rsidP="00917AE4">
            <w:pPr>
              <w:spacing w:after="20"/>
            </w:pPr>
            <w:r>
              <w:t xml:space="preserve">        print("세션 파일을 찾을 수 없음:", </w:t>
            </w:r>
            <w:proofErr w:type="spellStart"/>
            <w:r>
              <w:t>args.sessions_dir</w:t>
            </w:r>
            <w:proofErr w:type="spellEnd"/>
            <w:r>
              <w:t xml:space="preserve">); raise </w:t>
            </w:r>
            <w:proofErr w:type="spellStart"/>
            <w:r>
              <w:t>SystemExit</w:t>
            </w:r>
            <w:proofErr w:type="spellEnd"/>
            <w:r>
              <w:t>(1)</w:t>
            </w:r>
          </w:p>
          <w:p w14:paraId="4EC23E38" w14:textId="77777777" w:rsidR="00917AE4" w:rsidRDefault="00917AE4" w:rsidP="00917AE4">
            <w:pPr>
              <w:spacing w:after="20"/>
            </w:pPr>
            <w:r>
              <w:t xml:space="preserve">    body, count = </w:t>
            </w:r>
            <w:proofErr w:type="spellStart"/>
            <w:r>
              <w:t>to_markdown</w:t>
            </w:r>
            <w:proofErr w:type="spellEnd"/>
            <w:r>
              <w:t>(latest)</w:t>
            </w:r>
          </w:p>
          <w:p w14:paraId="0CD9C203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os.makedirs</w:t>
            </w:r>
            <w:proofErr w:type="spellEnd"/>
            <w:r>
              <w:t>(</w:t>
            </w:r>
            <w:proofErr w:type="spellStart"/>
            <w:r>
              <w:t>args.out</w:t>
            </w:r>
            <w:proofErr w:type="spellEnd"/>
            <w:r>
              <w:t xml:space="preserve">, 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14:paraId="18F4B480" w14:textId="77777777" w:rsidR="00917AE4" w:rsidRDefault="00917AE4" w:rsidP="00917AE4">
            <w:pPr>
              <w:spacing w:after="20"/>
            </w:pPr>
            <w:r>
              <w:t xml:space="preserve">    stamp = </w:t>
            </w:r>
            <w:proofErr w:type="spellStart"/>
            <w:r>
              <w:t>datetime.datetime.now</w:t>
            </w:r>
            <w:proofErr w:type="spellEnd"/>
            <w:r>
              <w:t>().</w:t>
            </w:r>
            <w:proofErr w:type="spellStart"/>
            <w:r>
              <w:t>strftime</w:t>
            </w:r>
            <w:proofErr w:type="spellEnd"/>
            <w:r>
              <w:t>("%</w:t>
            </w:r>
            <w:proofErr w:type="spellStart"/>
            <w:r>
              <w:t>Y%m%d</w:t>
            </w:r>
            <w:proofErr w:type="spellEnd"/>
            <w:r>
              <w:t>-%H%M%S")</w:t>
            </w:r>
          </w:p>
          <w:p w14:paraId="7EBD49F2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out_path</w:t>
            </w:r>
            <w:proofErr w:type="spellEnd"/>
            <w:r>
              <w:t xml:space="preserve"> = </w:t>
            </w:r>
            <w:proofErr w:type="spellStart"/>
            <w:r>
              <w:t>os.path.join</w:t>
            </w:r>
            <w:proofErr w:type="spellEnd"/>
            <w:r>
              <w:t>(</w:t>
            </w:r>
            <w:proofErr w:type="spellStart"/>
            <w:r>
              <w:t>args.out</w:t>
            </w:r>
            <w:proofErr w:type="spellEnd"/>
            <w:r>
              <w:t>, "thread-" + stamp + ".md")</w:t>
            </w:r>
          </w:p>
          <w:p w14:paraId="3ECAB2A3" w14:textId="77777777" w:rsidR="00917AE4" w:rsidRDefault="00917AE4" w:rsidP="00917AE4">
            <w:pPr>
              <w:spacing w:after="20"/>
            </w:pPr>
            <w:r>
              <w:t xml:space="preserve">    header = ["# Thread Export", "",</w:t>
            </w:r>
          </w:p>
          <w:p w14:paraId="0133FC72" w14:textId="77777777" w:rsidR="00917AE4" w:rsidRDefault="00917AE4" w:rsidP="00917AE4">
            <w:pPr>
              <w:spacing w:after="20"/>
            </w:pPr>
            <w:r>
              <w:t xml:space="preserve">              "- 세션 파일: " + </w:t>
            </w:r>
            <w:proofErr w:type="spellStart"/>
            <w:r>
              <w:t>os.path.basename</w:t>
            </w:r>
            <w:proofErr w:type="spellEnd"/>
            <w:r>
              <w:t>(latest),</w:t>
            </w:r>
          </w:p>
          <w:p w14:paraId="4268641A" w14:textId="77777777" w:rsidR="00917AE4" w:rsidRDefault="00917AE4" w:rsidP="00917AE4">
            <w:pPr>
              <w:spacing w:after="20"/>
            </w:pPr>
            <w:r>
              <w:t xml:space="preserve">              "- 내보낸 시각: " + stamp,</w:t>
            </w:r>
          </w:p>
          <w:p w14:paraId="39D50640" w14:textId="77777777" w:rsidR="00917AE4" w:rsidRDefault="00917AE4" w:rsidP="00917AE4">
            <w:pPr>
              <w:spacing w:after="20"/>
            </w:pPr>
            <w:r>
              <w:t xml:space="preserve">              "- 메시지 수: " + str(count), "", "---", ""]</w:t>
            </w:r>
          </w:p>
          <w:p w14:paraId="3C5D8B29" w14:textId="77777777" w:rsidR="00917AE4" w:rsidRDefault="00917AE4" w:rsidP="00917AE4">
            <w:pPr>
              <w:spacing w:after="20"/>
            </w:pPr>
            <w:r>
              <w:t xml:space="preserve">    with open(</w:t>
            </w:r>
            <w:proofErr w:type="spellStart"/>
            <w:r>
              <w:t>out_path</w:t>
            </w:r>
            <w:proofErr w:type="spellEnd"/>
            <w:r>
              <w:t>, "w", encoding="utf-8") as f:</w:t>
            </w:r>
          </w:p>
          <w:p w14:paraId="6BB0696D" w14:textId="77777777" w:rsidR="00917AE4" w:rsidRDefault="00917AE4" w:rsidP="00917AE4">
            <w:pPr>
              <w:spacing w:after="20"/>
            </w:pPr>
            <w:r>
              <w:t xml:space="preserve">        </w:t>
            </w:r>
            <w:proofErr w:type="spellStart"/>
            <w:r>
              <w:t>f.write</w:t>
            </w:r>
            <w:proofErr w:type="spellEnd"/>
            <w:r>
              <w:t>("\</w:t>
            </w:r>
            <w:proofErr w:type="spellStart"/>
            <w:r>
              <w:t>n".join</w:t>
            </w:r>
            <w:proofErr w:type="spellEnd"/>
            <w:r>
              <w:t>(header + body))</w:t>
            </w:r>
          </w:p>
          <w:p w14:paraId="69C96A04" w14:textId="77777777" w:rsidR="00917AE4" w:rsidRDefault="00917AE4" w:rsidP="00917AE4">
            <w:pPr>
              <w:spacing w:after="20"/>
            </w:pPr>
            <w:r>
              <w:t xml:space="preserve">    print("내보내기 완료:", </w:t>
            </w:r>
            <w:proofErr w:type="spellStart"/>
            <w:r>
              <w:t>out_path</w:t>
            </w:r>
            <w:proofErr w:type="spellEnd"/>
            <w:r>
              <w:t>)</w:t>
            </w:r>
          </w:p>
          <w:p w14:paraId="6EF4F930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47088931" w14:textId="77777777" w:rsidR="00917AE4" w:rsidRDefault="00917AE4" w:rsidP="00917AE4">
            <w:pPr>
              <w:spacing w:after="20"/>
            </w:pPr>
            <w:r>
              <w:t>if __name__ == "__main__":</w:t>
            </w:r>
          </w:p>
          <w:p w14:paraId="2D84063A" w14:textId="77777777" w:rsidR="00917AE4" w:rsidRDefault="00917AE4" w:rsidP="00917AE4">
            <w:pPr>
              <w:spacing w:after="20"/>
            </w:pPr>
            <w:r>
              <w:t xml:space="preserve">    main()</w:t>
            </w:r>
          </w:p>
        </w:tc>
      </w:tr>
    </w:tbl>
    <w:p w14:paraId="511A50E6" w14:textId="77777777" w:rsidR="00917AE4" w:rsidRDefault="00917AE4" w:rsidP="008378BD">
      <w:pPr>
        <w:spacing w:after="20"/>
      </w:pPr>
    </w:p>
    <w:p w14:paraId="799E56FA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④ 실행하기</w:t>
      </w:r>
    </w:p>
    <w:p w14:paraId="4A7BA357" w14:textId="77777777" w:rsidR="00917AE4" w:rsidRDefault="00917AE4" w:rsidP="008378BD">
      <w:pPr>
        <w:spacing w:after="120"/>
      </w:pPr>
      <w:r>
        <w:t>두 가지 방법이 있습니다. 첫째, 새 Codex 작업에서 skill 을 호출합니다.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A2E5E4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61774" w14:textId="77777777" w:rsidR="00917AE4" w:rsidRDefault="00917AE4" w:rsidP="00917AE4">
            <w:pPr>
              <w:spacing w:after="20"/>
            </w:pPr>
            <w:r>
              <w:t xml:space="preserve">$thread-export 를 사용해서 지금까지의 대화를 </w:t>
            </w:r>
            <w:proofErr w:type="spellStart"/>
            <w:r>
              <w:t>내보내줘</w:t>
            </w:r>
            <w:proofErr w:type="spellEnd"/>
            <w:r>
              <w:t>.</w:t>
            </w:r>
          </w:p>
        </w:tc>
      </w:tr>
    </w:tbl>
    <w:p w14:paraId="4FE2EEC1" w14:textId="77777777" w:rsidR="00917AE4" w:rsidRDefault="00917AE4" w:rsidP="008378BD">
      <w:pPr>
        <w:spacing w:after="20"/>
      </w:pPr>
    </w:p>
    <w:p w14:paraId="4FEE47B7" w14:textId="77777777" w:rsidR="00917AE4" w:rsidRDefault="00917AE4" w:rsidP="008378BD">
      <w:pPr>
        <w:spacing w:after="120"/>
      </w:pPr>
      <w:r>
        <w:t>둘째, 스크립트를 직접 실행할 수도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A5FB44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21D03" w14:textId="77777777" w:rsidR="00917AE4" w:rsidRDefault="00917AE4" w:rsidP="00917AE4">
            <w:pPr>
              <w:spacing w:after="20"/>
            </w:pPr>
            <w:r>
              <w:t>python .agents/skills/thread-export/scripts/export_thread.py --out exports/</w:t>
            </w:r>
          </w:p>
        </w:tc>
      </w:tr>
    </w:tbl>
    <w:p w14:paraId="64943733" w14:textId="77777777" w:rsidR="00917AE4" w:rsidRDefault="00917AE4" w:rsidP="008378BD">
      <w:pPr>
        <w:spacing w:after="20"/>
      </w:pPr>
    </w:p>
    <w:p w14:paraId="251698D7" w14:textId="77777777" w:rsidR="00917AE4" w:rsidRDefault="00917AE4" w:rsidP="008378BD">
      <w:pPr>
        <w:spacing w:after="120"/>
      </w:pPr>
      <w:r>
        <w:t>예상 결과: exports/thread-YYYYMMDD-HHMMSS.md 파일이 생성되고, 맨 위에 세션 요약(파일명·시각·메시지 수)이, 그 아래에 사용자·Codex 발화가 순서대로 기록됩니다.</w:t>
      </w:r>
    </w:p>
    <w:p w14:paraId="6EF22680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⑤ 잘 작동하는지 확인하기</w:t>
      </w:r>
    </w:p>
    <w:p w14:paraId="5ABBF7C1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가장 최근 세션이 정확히 선택되었는가?</w:t>
      </w:r>
    </w:p>
    <w:p w14:paraId="781C9FAB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사용자·Codex 발화가 순서대로, 빠짐없이 기록되었는가?</w:t>
      </w:r>
    </w:p>
    <w:p w14:paraId="7D266D49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코드 블록과 명령 실행 결과가 원문 그대로 보존되었는가?</w:t>
      </w:r>
    </w:p>
    <w:p w14:paraId="463B87A0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lastRenderedPageBreak/>
        <w:t>내보낸 파일에 토큰·비밀키가 노출되지 않았는가?</w:t>
      </w:r>
    </w:p>
    <w:p w14:paraId="74CED392" w14:textId="77777777" w:rsidR="00917AE4" w:rsidRPr="00B1402A" w:rsidRDefault="00917AE4" w:rsidP="008378BD"/>
    <w:p w14:paraId="3D978F0F" w14:textId="77777777" w:rsidR="00917AE4" w:rsidRPr="004576E9" w:rsidRDefault="00917AE4" w:rsidP="008378BD">
      <w:pPr>
        <w:spacing w:after="40"/>
      </w:pPr>
    </w:p>
    <w:p w14:paraId="7A581893" w14:textId="77777777" w:rsidR="00917AE4" w:rsidRDefault="00917AE4" w:rsidP="008378BD">
      <w:pPr>
        <w:spacing w:after="40"/>
      </w:pPr>
    </w:p>
    <w:p w14:paraId="20B3AF59" w14:textId="77777777" w:rsidR="00917AE4" w:rsidRDefault="00917AE4" w:rsidP="008378BD">
      <w:pPr>
        <w:spacing w:after="40"/>
      </w:pPr>
    </w:p>
    <w:p w14:paraId="285AAB32" w14:textId="77777777" w:rsidR="00917AE4" w:rsidRDefault="00917AE4" w:rsidP="008378BD">
      <w:pPr>
        <w:spacing w:after="60"/>
        <w:ind w:left="360" w:hanging="300"/>
      </w:pPr>
      <w:r>
        <w:t>✅ ~/.codex/AGENTS.md 와 linksnip/AGENTS.md 를 만들었다</w:t>
      </w:r>
    </w:p>
    <w:p w14:paraId="39666A0B" w14:textId="77777777" w:rsidR="00917AE4" w:rsidRDefault="00917AE4" w:rsidP="008378BD">
      <w:pPr>
        <w:spacing w:after="60"/>
        <w:ind w:left="360" w:hanging="300"/>
      </w:pPr>
      <w:r>
        <w:t>✅ AGENTS.md 로드 확인 요청이 두 파일을 인용했다</w:t>
      </w:r>
    </w:p>
    <w:p w14:paraId="28FEE969" w14:textId="77777777" w:rsidR="00917AE4" w:rsidRDefault="00917AE4" w:rsidP="008378BD">
      <w:pPr>
        <w:spacing w:after="60"/>
        <w:ind w:left="360" w:hanging="300"/>
      </w:pPr>
      <w:r>
        <w:t>✅ ~/.codex/</w:t>
      </w:r>
      <w:proofErr w:type="spellStart"/>
      <w:r>
        <w:t>config.toml</w:t>
      </w:r>
      <w:proofErr w:type="spellEnd"/>
      <w:r>
        <w:t xml:space="preserve"> 에 </w:t>
      </w:r>
      <w:proofErr w:type="spellStart"/>
      <w:r>
        <w:t>model·approval·sandbox</w:t>
      </w:r>
      <w:proofErr w:type="spellEnd"/>
      <w:r>
        <w:t xml:space="preserve"> 를 설정했다</w:t>
      </w:r>
    </w:p>
    <w:p w14:paraId="564D2A93" w14:textId="77777777" w:rsidR="00917AE4" w:rsidRDefault="00917AE4" w:rsidP="008378BD">
      <w:pPr>
        <w:spacing w:after="60"/>
        <w:ind w:left="360" w:hanging="300"/>
      </w:pPr>
      <w:r>
        <w:t>✅ read-only / Auto 모드를 각각 실행해 봤다</w:t>
      </w:r>
    </w:p>
    <w:p w14:paraId="6967238A" w14:textId="77777777" w:rsidR="00917AE4" w:rsidRDefault="00917AE4" w:rsidP="00917AE4">
      <w:r>
        <w:br w:type="page"/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B342E7" w:rsidRPr="00D04B3E" w14:paraId="48661F7B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5EDE00B4" w14:textId="77777777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lastRenderedPageBreak/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05CDEF68" w14:textId="33D7EDB3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proofErr w:type="spellStart"/>
            <w:r w:rsidRPr="00B342E7">
              <w:rPr>
                <w:rFonts w:ascii="Cambria" w:eastAsia="돋움" w:hAnsi="Cambria"/>
                <w:b/>
                <w:sz w:val="28"/>
                <w:szCs w:val="28"/>
              </w:rPr>
              <w:t>하네스</w:t>
            </w:r>
            <w:proofErr w:type="spellEnd"/>
            <w:r w:rsidRPr="00B342E7">
              <w:rPr>
                <w:rFonts w:ascii="Cambria" w:eastAsia="돋움" w:hAnsi="Cambria"/>
                <w:b/>
                <w:sz w:val="28"/>
                <w:szCs w:val="28"/>
              </w:rPr>
              <w:t xml:space="preserve">(Harness) </w:t>
            </w:r>
            <w:r w:rsidRPr="00B342E7">
              <w:rPr>
                <w:rFonts w:ascii="Cambria" w:eastAsia="돋움" w:hAnsi="Cambria"/>
                <w:b/>
                <w:sz w:val="28"/>
                <w:szCs w:val="28"/>
              </w:rPr>
              <w:t>엔지니어링</w:t>
            </w:r>
          </w:p>
        </w:tc>
      </w:tr>
      <w:tr w:rsidR="00B342E7" w:rsidRPr="00D04B3E" w14:paraId="7676D19B" w14:textId="77777777" w:rsidTr="00097AF6">
        <w:trPr>
          <w:trHeight w:val="367"/>
        </w:trPr>
        <w:tc>
          <w:tcPr>
            <w:tcW w:w="720" w:type="pct"/>
            <w:vMerge/>
          </w:tcPr>
          <w:p w14:paraId="10D27C17" w14:textId="77777777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75EF3FFD" w14:textId="667FB6A4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B342E7">
              <w:rPr>
                <w:rFonts w:ascii="Cambria" w:eastAsia="돋움" w:hAnsi="Cambria"/>
                <w:bCs/>
                <w:szCs w:val="20"/>
              </w:rPr>
              <w:t>빌드</w:t>
            </w:r>
            <w:r w:rsidRPr="00B342E7">
              <w:rPr>
                <w:rFonts w:ascii="Cambria" w:eastAsia="돋움" w:hAnsi="Cambria"/>
                <w:bCs/>
                <w:szCs w:val="20"/>
              </w:rPr>
              <w:t>·</w:t>
            </w:r>
            <w:r w:rsidRPr="00B342E7">
              <w:rPr>
                <w:rFonts w:ascii="Cambria" w:eastAsia="돋움" w:hAnsi="Cambria"/>
                <w:bCs/>
                <w:szCs w:val="20"/>
              </w:rPr>
              <w:t>테스트</w:t>
            </w:r>
            <w:r w:rsidRPr="00B342E7">
              <w:rPr>
                <w:rFonts w:ascii="Cambria" w:eastAsia="돋움" w:hAnsi="Cambria"/>
                <w:bCs/>
                <w:szCs w:val="20"/>
              </w:rPr>
              <w:t>·</w:t>
            </w:r>
            <w:r w:rsidRPr="00B342E7">
              <w:rPr>
                <w:rFonts w:ascii="Cambria" w:eastAsia="돋움" w:hAnsi="Cambria"/>
                <w:bCs/>
                <w:szCs w:val="20"/>
              </w:rPr>
              <w:t>배포</w:t>
            </w:r>
            <w:r w:rsidRPr="00B342E7">
              <w:rPr>
                <w:rFonts w:ascii="Cambria" w:eastAsia="돋움" w:hAnsi="Cambria"/>
                <w:bCs/>
                <w:szCs w:val="20"/>
              </w:rPr>
              <w:t>·</w:t>
            </w:r>
            <w:r w:rsidRPr="00B342E7">
              <w:rPr>
                <w:rFonts w:ascii="Cambria" w:eastAsia="돋움" w:hAnsi="Cambria"/>
                <w:bCs/>
                <w:szCs w:val="20"/>
              </w:rPr>
              <w:t>로그</w:t>
            </w:r>
            <w:r w:rsidRPr="00B342E7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B342E7">
              <w:rPr>
                <w:rFonts w:ascii="Cambria" w:eastAsia="돋움" w:hAnsi="Cambria"/>
                <w:bCs/>
                <w:szCs w:val="20"/>
              </w:rPr>
              <w:t>검증</w:t>
            </w:r>
          </w:p>
        </w:tc>
      </w:tr>
    </w:tbl>
    <w:p w14:paraId="20716ED5" w14:textId="77777777" w:rsidR="00917AE4" w:rsidRDefault="00917AE4" w:rsidP="008378BD">
      <w:pPr>
        <w:pStyle w:val="10"/>
        <w:spacing w:before="320" w:after="140"/>
      </w:pPr>
      <w:bookmarkStart w:id="33" w:name="_Toc237702130"/>
      <w:r>
        <w:rPr>
          <w:b/>
          <w:bCs/>
          <w:color w:val="6B5B3E"/>
          <w:sz w:val="30"/>
          <w:szCs w:val="30"/>
        </w:rPr>
        <w:t xml:space="preserve">Part 6. </w:t>
      </w:r>
      <w:proofErr w:type="spellStart"/>
      <w:r>
        <w:rPr>
          <w:b/>
          <w:bCs/>
          <w:color w:val="6B5B3E"/>
          <w:sz w:val="30"/>
          <w:szCs w:val="30"/>
        </w:rPr>
        <w:t>하네스</w:t>
      </w:r>
      <w:proofErr w:type="spellEnd"/>
      <w:r>
        <w:rPr>
          <w:b/>
          <w:bCs/>
          <w:color w:val="6B5B3E"/>
          <w:sz w:val="30"/>
          <w:szCs w:val="30"/>
        </w:rPr>
        <w:t>(Harness) 엔지니어링 — 빌드·테스트·배포·로그 검증</w:t>
      </w:r>
      <w:bookmarkEnd w:id="33"/>
    </w:p>
    <w:p w14:paraId="3AB5B0A7" w14:textId="77777777" w:rsidR="00917AE4" w:rsidRDefault="00917AE4" w:rsidP="008378BD">
      <w:pPr>
        <w:spacing w:after="120"/>
      </w:pPr>
      <w:proofErr w:type="spellStart"/>
      <w:r>
        <w:t>하네스</w:t>
      </w:r>
      <w:proofErr w:type="spellEnd"/>
      <w:r>
        <w:t xml:space="preserve">(harness)는 Codex의 작업을 감싸는 ‘검증·안전 장치 묶음’입니다. 사람이 안전벨트를 매고 높은 곳에서 작업하듯, </w:t>
      </w:r>
      <w:proofErr w:type="spellStart"/>
      <w:r>
        <w:t>하네스는</w:t>
      </w:r>
      <w:proofErr w:type="spellEnd"/>
      <w:r>
        <w:t xml:space="preserve"> Codex가 코드베이스를 마음대로 망가뜨리지 못하게 막고, 만들어 낸 결과가 ‘진짜로 동작하는지’</w:t>
      </w:r>
      <w:proofErr w:type="spellStart"/>
      <w:r>
        <w:t>를</w:t>
      </w:r>
      <w:proofErr w:type="spellEnd"/>
      <w:r>
        <w:t xml:space="preserve"> 매번 자동으로 확인합니다. 좋은 </w:t>
      </w:r>
      <w:proofErr w:type="spellStart"/>
      <w:r>
        <w:t>하네스가</w:t>
      </w:r>
      <w:proofErr w:type="spellEnd"/>
      <w:r>
        <w:t xml:space="preserve"> 있으면 Codex에게 더 많은 자율성을 주면서도 결과를 신뢰할 수 있습니다.</w:t>
      </w:r>
    </w:p>
    <w:p w14:paraId="6746D740" w14:textId="77777777" w:rsidR="00917AE4" w:rsidRDefault="00917AE4" w:rsidP="008378BD">
      <w:pPr>
        <w:spacing w:after="120"/>
      </w:pPr>
      <w:proofErr w:type="spellStart"/>
      <w:r>
        <w:t>하네스의</w:t>
      </w:r>
      <w:proofErr w:type="spellEnd"/>
      <w:r>
        <w:t xml:space="preserve"> 중심은 ‘빌드(build)’와 ‘테스트(test)’, 즉 </w:t>
      </w:r>
      <w:r>
        <w:rPr>
          <w:b/>
          <w:bCs/>
        </w:rPr>
        <w:t>빌드·테스트 중심 안정장치</w:t>
      </w:r>
      <w:r>
        <w:t xml:space="preserve">입니다. 배포와 로그도 </w:t>
      </w:r>
      <w:proofErr w:type="spellStart"/>
      <w:r>
        <w:t>하네스의</w:t>
      </w:r>
      <w:proofErr w:type="spellEnd"/>
      <w:r>
        <w:t xml:space="preserve"> 일부지만, 코드가 실제로 컴파일·</w:t>
      </w:r>
      <w:proofErr w:type="spellStart"/>
      <w:r>
        <w:t>번들되고</w:t>
      </w:r>
      <w:proofErr w:type="spellEnd"/>
      <w:r>
        <w:t xml:space="preserve">(빌드) 의도한 대로 동작하는지(테스트)를 기계가 스스로 판정하는 </w:t>
      </w:r>
      <w:proofErr w:type="spellStart"/>
      <w:r>
        <w:t>것이야말로</w:t>
      </w:r>
      <w:proofErr w:type="spellEnd"/>
      <w:r>
        <w:t xml:space="preserve"> 안정장치의 핵심입니다. 빌드가 깨지면 애초에 실행할 산출물 자체가 없고, 테스트가 없으면 ‘동작하는 것처럼 보이는’ 코드와 ‘실제로 동작하는’ 코드를 구분할 방법이 없기 때문입니다.</w:t>
      </w:r>
    </w:p>
    <w:p w14:paraId="23BC9143" w14:textId="77777777" w:rsidR="00917AE4" w:rsidRDefault="00917AE4" w:rsidP="008378BD">
      <w:pPr>
        <w:spacing w:after="120"/>
      </w:pPr>
      <w:r>
        <w:t xml:space="preserve">사람이라면 눈으로 훑어보고 ‘되겠지’ 하고 넘어갈 수도 있지만, Codex처럼 한 번에 많은 파일을 빠르게 바꾸는 에이전트에게는 이 ‘눈대중’이 통하지 않습니다. 변경 범위가 넓을수록 사람이 일일이 확인하기 어렵고, 겉보기에 그럴듯한 코드가 조용히 회귀(regression)를 만들어 낼 위험도 커집니다. 그래서 ‘사람이 확인’하는 대신 ‘빌드·테스트가 확인’하도록 판정 기준을 명령으로 고정해 두는 것이 </w:t>
      </w:r>
      <w:proofErr w:type="spellStart"/>
      <w:r>
        <w:t>하네스</w:t>
      </w:r>
      <w:proofErr w:type="spellEnd"/>
      <w:r>
        <w:t xml:space="preserve"> 엔지니어링의 출발점입니다.</w:t>
      </w:r>
    </w:p>
    <w:p w14:paraId="141D771B" w14:textId="77777777" w:rsidR="00917AE4" w:rsidRDefault="00917AE4" w:rsidP="008378BD">
      <w:pPr>
        <w:spacing w:after="120"/>
      </w:pPr>
      <w:r>
        <w:t xml:space="preserve">빌드·테스트 중심 </w:t>
      </w:r>
      <w:proofErr w:type="spellStart"/>
      <w:r>
        <w:t>하네스는</w:t>
      </w:r>
      <w:proofErr w:type="spellEnd"/>
      <w:r>
        <w:t xml:space="preserve"> 하나의 되먹임(feedback) 루프로 작동합니다. ① Codex가 코드를 바꾸고 → ② 빌드·타입체크·테스트를 돌려 → ③ 실패하면 로그를 읽고 원인을 고쳐 → ④ 다시 통과할 때까지 반복합니다. 이 루프가 촘촘할수록 실패를 빠르고 값싸게 발견하게 되고(fail fast), 사람은 마지막 결과만 검토하면 됩니다. 즉 </w:t>
      </w:r>
      <w:proofErr w:type="spellStart"/>
      <w:r>
        <w:t>하네스는</w:t>
      </w:r>
      <w:proofErr w:type="spellEnd"/>
      <w:r>
        <w:t xml:space="preserve"> Codex의 발목을 잡는 장치가 아니라, 안심하고 속도를 낼 수 있게 해 주는 안전망입니다.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959FAF0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F1063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빌드·테스트 =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하네스의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두 기둥</w:t>
            </w:r>
          </w:p>
          <w:p w14:paraId="44D48E0A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배포(Deploy)·로그(Log)가 결과를 세상에 내보내고 관찰하는 바깥쪽 장치라면, 빌드·테스트는 결과가 ‘내보낼 </w:t>
            </w:r>
            <w:proofErr w:type="spellStart"/>
            <w:r>
              <w:rPr>
                <w:sz w:val="21"/>
                <w:szCs w:val="21"/>
              </w:rPr>
              <w:t>만한가</w:t>
            </w:r>
            <w:proofErr w:type="spellEnd"/>
            <w:r>
              <w:rPr>
                <w:sz w:val="21"/>
                <w:szCs w:val="21"/>
              </w:rPr>
              <w:t>’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판정하는 안쪽 기둥입니다. 다른 요소가 빠져도 데모는 가능하지만, 빌드·테스트가 없으면 </w:t>
            </w:r>
            <w:proofErr w:type="spellStart"/>
            <w:r>
              <w:rPr>
                <w:sz w:val="21"/>
                <w:szCs w:val="21"/>
              </w:rPr>
              <w:t>하네스라고</w:t>
            </w:r>
            <w:proofErr w:type="spellEnd"/>
            <w:r>
              <w:rPr>
                <w:sz w:val="21"/>
                <w:szCs w:val="21"/>
              </w:rPr>
              <w:t xml:space="preserve"> 부르기 어렵습니다. 그래서 이 장의 실습도 빌드·타입체크·테스트를 한 줄로 돌리는 뼈대를 만드는 데서 시작합니다.</w:t>
            </w:r>
          </w:p>
        </w:tc>
      </w:tr>
    </w:tbl>
    <w:p w14:paraId="7BFC92D7" w14:textId="77777777" w:rsidR="00917AE4" w:rsidRDefault="00917AE4" w:rsidP="008378BD">
      <w:pPr>
        <w:spacing w:after="20"/>
      </w:pPr>
    </w:p>
    <w:p w14:paraId="239A3127" w14:textId="77777777" w:rsidR="00917AE4" w:rsidRDefault="00917AE4" w:rsidP="008378BD">
      <w:pPr>
        <w:pStyle w:val="20"/>
        <w:spacing w:before="240" w:after="110"/>
      </w:pPr>
      <w:bookmarkStart w:id="34" w:name="_Toc237702131"/>
      <w:r>
        <w:rPr>
          <w:b/>
          <w:bCs/>
          <w:color w:val="3A3222"/>
          <w:sz w:val="25"/>
          <w:szCs w:val="25"/>
        </w:rPr>
        <w:lastRenderedPageBreak/>
        <w:t xml:space="preserve">6-1. </w:t>
      </w:r>
      <w:proofErr w:type="spellStart"/>
      <w:r>
        <w:rPr>
          <w:b/>
          <w:bCs/>
          <w:color w:val="3A3222"/>
          <w:sz w:val="25"/>
          <w:szCs w:val="25"/>
        </w:rPr>
        <w:t>하네스를</w:t>
      </w:r>
      <w:proofErr w:type="spellEnd"/>
      <w:r>
        <w:rPr>
          <w:b/>
          <w:bCs/>
          <w:color w:val="3A3222"/>
          <w:sz w:val="25"/>
          <w:szCs w:val="25"/>
        </w:rPr>
        <w:t xml:space="preserve"> 이루는 4요소</w:t>
      </w:r>
      <w:bookmarkEnd w:id="34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020"/>
      </w:tblGrid>
      <w:tr w:rsidR="00917AE4" w14:paraId="340FF2D8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C6022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요소</w:t>
            </w:r>
          </w:p>
        </w:tc>
        <w:tc>
          <w:tcPr>
            <w:tcW w:w="4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0F6AF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역할</w:t>
            </w:r>
          </w:p>
        </w:tc>
        <w:tc>
          <w:tcPr>
            <w:tcW w:w="3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454A4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과정에서의 구현</w:t>
            </w:r>
          </w:p>
        </w:tc>
      </w:tr>
      <w:tr w:rsidR="00917AE4" w14:paraId="744A7010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4051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빌드(Build)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3F4CE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코드가 실제로 컴파일/</w:t>
            </w:r>
            <w:proofErr w:type="spellStart"/>
            <w:r>
              <w:rPr>
                <w:color w:val="000000"/>
                <w:sz w:val="21"/>
                <w:szCs w:val="21"/>
              </w:rPr>
              <w:t>번들되는가</w:t>
            </w:r>
            <w:proofErr w:type="spellEnd"/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37E8C" w14:textId="77777777" w:rsidR="00917AE4" w:rsidRDefault="00917AE4" w:rsidP="00917AE4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run build / </w:t>
            </w:r>
            <w:proofErr w:type="spellStart"/>
            <w:r>
              <w:rPr>
                <w:color w:val="000000"/>
                <w:sz w:val="21"/>
                <w:szCs w:val="21"/>
              </w:rPr>
              <w:t>typecheck</w:t>
            </w:r>
            <w:proofErr w:type="spellEnd"/>
          </w:p>
        </w:tc>
      </w:tr>
      <w:tr w:rsidR="00917AE4" w14:paraId="402258C4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A0049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테스트(Test)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9CEB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기능이 의도대로 동작하는가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BB597" w14:textId="77777777" w:rsidR="00917AE4" w:rsidRDefault="00917AE4" w:rsidP="00917AE4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 (</w:t>
            </w:r>
            <w:proofErr w:type="spellStart"/>
            <w:r>
              <w:rPr>
                <w:color w:val="000000"/>
                <w:sz w:val="21"/>
                <w:szCs w:val="21"/>
              </w:rPr>
              <w:t>Vitest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917AE4" w14:paraId="509E6FE4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43B3D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배포(Deploy)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1331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산출물을 실제로 배포할 수 있는가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16EA4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 Pages(보너스 실습)</w:t>
            </w:r>
          </w:p>
        </w:tc>
      </w:tr>
      <w:tr w:rsidR="00917AE4" w14:paraId="647970E3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76BF8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로그(Log)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609C0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실행 결과·에러를 확인할 수 있는가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0B981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테스트/런타임 로그 확인</w:t>
            </w:r>
          </w:p>
        </w:tc>
      </w:tr>
    </w:tbl>
    <w:p w14:paraId="21ECAB4E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DA03198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485F6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= '검증 가능한 규칙' + '권한 경계'</w:t>
            </w:r>
          </w:p>
          <w:p w14:paraId="0443F1CE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Part 3(검증 가능한 프롬프트), Part 5(AGENTS.md 규칙·Sandbox/Approvals)가 모여 </w:t>
            </w:r>
            <w:proofErr w:type="spellStart"/>
            <w:r>
              <w:rPr>
                <w:sz w:val="21"/>
                <w:szCs w:val="21"/>
              </w:rPr>
              <w:t>하네스가</w:t>
            </w:r>
            <w:proofErr w:type="spellEnd"/>
            <w:r>
              <w:rPr>
                <w:sz w:val="21"/>
                <w:szCs w:val="21"/>
              </w:rPr>
              <w:t xml:space="preserve"> 됩니다. 즉 ‘무엇을 통과해야 끝인지’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정의하고, 그 검증을 Codex가 매번 스스로 돌리게 만드는 것이 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 xml:space="preserve"> 엔지니어링입니다.</w:t>
            </w:r>
          </w:p>
        </w:tc>
      </w:tr>
    </w:tbl>
    <w:p w14:paraId="459B722E" w14:textId="77777777" w:rsidR="00917AE4" w:rsidRDefault="00917AE4" w:rsidP="008378BD">
      <w:pPr>
        <w:pStyle w:val="20"/>
        <w:spacing w:before="240" w:after="110"/>
      </w:pPr>
      <w:bookmarkStart w:id="35" w:name="_Toc237702132"/>
      <w:r>
        <w:rPr>
          <w:b/>
          <w:bCs/>
          <w:color w:val="3A3222"/>
          <w:sz w:val="25"/>
          <w:szCs w:val="25"/>
        </w:rPr>
        <w:t>6-2. ▶ 실습: 검증 가능한 프로젝트 뼈대 만들기</w:t>
      </w:r>
      <w:bookmarkEnd w:id="35"/>
    </w:p>
    <w:p w14:paraId="77782001" w14:textId="77777777" w:rsidR="00917AE4" w:rsidRDefault="00917AE4" w:rsidP="008378BD">
      <w:pPr>
        <w:spacing w:after="120"/>
      </w:pPr>
      <w:r>
        <w:t>Linksnip</w:t>
      </w:r>
      <w:r>
        <w:rPr>
          <w:rFonts w:hint="eastAsia"/>
        </w:rPr>
        <w:t>3</w:t>
      </w:r>
      <w:r>
        <w:t xml:space="preserve"> 폴더에 빌드·테스트·</w:t>
      </w:r>
      <w:proofErr w:type="spellStart"/>
      <w:r>
        <w:t>린트</w:t>
      </w:r>
      <w:proofErr w:type="spellEnd"/>
      <w:r>
        <w:t xml:space="preserve"> 명령을 갖춘 최소 뼈대를 Codex로 만듭니다. 패키지 설치를 위해 네트워크 허용이 필요합니다(App이라면 승인 창에서 허용).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3E3CB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0C9A3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CLI로 시작할 경우</w:t>
            </w:r>
          </w:p>
          <w:p w14:paraId="3FF4550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cd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</w:p>
          <w:p w14:paraId="1B6F773E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-c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sandbox_workspace_write.network_access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=true' --ask-for-approval on-request</w:t>
            </w:r>
          </w:p>
        </w:tc>
      </w:tr>
      <w:tr w:rsidR="00917AE4" w14:paraId="65358D58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D403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갖춘 뼈대 생성)</w:t>
            </w:r>
          </w:p>
          <w:p w14:paraId="1584FC69" w14:textId="77777777" w:rsidR="00917AE4" w:rsidRDefault="00917AE4" w:rsidP="00917AE4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Vite + TypeScript 프로젝트로 Linksnip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뼈대를 만들어줘. </w:t>
            </w:r>
          </w:p>
          <w:p w14:paraId="29D402BD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>요구사항:</w:t>
            </w:r>
          </w:p>
          <w:p w14:paraId="4579E826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1) </w:t>
            </w:r>
            <w:proofErr w:type="spellStart"/>
            <w:r>
              <w:rPr>
                <w:sz w:val="21"/>
                <w:szCs w:val="21"/>
              </w:rPr>
              <w:t>package.json</w:t>
            </w:r>
            <w:proofErr w:type="spellEnd"/>
            <w:r>
              <w:rPr>
                <w:sz w:val="21"/>
                <w:szCs w:val="21"/>
              </w:rPr>
              <w:t xml:space="preserve"> 에 다음 스크립트가 있어야 한다:</w:t>
            </w:r>
          </w:p>
          <w:p w14:paraId="70CBCB53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dev: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</w:p>
          <w:p w14:paraId="554420F8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build: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 build</w:t>
            </w:r>
          </w:p>
          <w:p w14:paraId="31B1A0A3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</w:t>
            </w:r>
            <w:proofErr w:type="spellStart"/>
            <w:r>
              <w:rPr>
                <w:sz w:val="21"/>
                <w:szCs w:val="21"/>
              </w:rPr>
              <w:t>typecheck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tsc</w:t>
            </w:r>
            <w:proofErr w:type="spellEnd"/>
            <w:r>
              <w:rPr>
                <w:sz w:val="21"/>
                <w:szCs w:val="21"/>
              </w:rPr>
              <w:t xml:space="preserve"> --</w:t>
            </w:r>
            <w:proofErr w:type="spellStart"/>
            <w:r>
              <w:rPr>
                <w:sz w:val="21"/>
                <w:szCs w:val="21"/>
              </w:rPr>
              <w:t>noEmit</w:t>
            </w:r>
            <w:proofErr w:type="spellEnd"/>
          </w:p>
          <w:p w14:paraId="066C5F31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lint: </w:t>
            </w:r>
            <w:proofErr w:type="spellStart"/>
            <w:r>
              <w:rPr>
                <w:sz w:val="21"/>
                <w:szCs w:val="21"/>
              </w:rPr>
              <w:t>eslint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</w:p>
          <w:p w14:paraId="068C8357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test: </w:t>
            </w:r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 xml:space="preserve"> run</w:t>
            </w:r>
          </w:p>
          <w:p w14:paraId="57975E58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2)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/lib/</w:t>
            </w:r>
            <w:proofErr w:type="spellStart"/>
            <w:r>
              <w:rPr>
                <w:sz w:val="21"/>
                <w:szCs w:val="21"/>
              </w:rPr>
              <w:t>shorten.ts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makeCode</w:t>
            </w:r>
            <w:proofErr w:type="spellEnd"/>
            <w:r>
              <w:rPr>
                <w:sz w:val="21"/>
                <w:szCs w:val="21"/>
              </w:rPr>
              <w:t>(url: string): string 함수를 만든다.</w:t>
            </w:r>
          </w:p>
          <w:p w14:paraId="650B4995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같은 URL은 항상 같은 6자리 코드를, 빈 문자열이면 Error("EMPTY_URL")을 던진다.</w:t>
            </w:r>
          </w:p>
          <w:p w14:paraId="7D12BD61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>3) tests/</w:t>
            </w:r>
            <w:proofErr w:type="spellStart"/>
            <w:r>
              <w:rPr>
                <w:sz w:val="21"/>
                <w:szCs w:val="21"/>
              </w:rPr>
              <w:t>shorten.test.ts</w:t>
            </w:r>
            <w:proofErr w:type="spellEnd"/>
            <w:r>
              <w:rPr>
                <w:sz w:val="21"/>
                <w:szCs w:val="21"/>
              </w:rPr>
              <w:t xml:space="preserve"> 에 정상/예외 테스트를 추가한다.</w:t>
            </w:r>
          </w:p>
          <w:p w14:paraId="52F833CA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4) </w:t>
            </w:r>
            <w:proofErr w:type="spellStart"/>
            <w:r>
              <w:rPr>
                <w:sz w:val="21"/>
                <w:szCs w:val="21"/>
              </w:rPr>
              <w:t>ESLint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>, TypeScript 설정 파일을 포함한다.</w:t>
            </w:r>
          </w:p>
          <w:p w14:paraId="16E7A879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끝나면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 후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</w:t>
            </w:r>
            <w:proofErr w:type="spellStart"/>
            <w:r>
              <w:rPr>
                <w:sz w:val="21"/>
                <w:szCs w:val="21"/>
              </w:rPr>
              <w:t>typecheck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lint,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 를 차례로</w:t>
            </w:r>
          </w:p>
          <w:p w14:paraId="5036E680" w14:textId="77777777" w:rsidR="00917AE4" w:rsidRDefault="00917AE4" w:rsidP="00917AE4">
            <w:pPr>
              <w:spacing w:line="268" w:lineRule="auto"/>
            </w:pPr>
            <w:r>
              <w:rPr>
                <w:sz w:val="21"/>
                <w:szCs w:val="21"/>
              </w:rPr>
              <w:t>실행해서 모두 통과하는 것을 보여줘.</w:t>
            </w:r>
          </w:p>
        </w:tc>
      </w:tr>
    </w:tbl>
    <w:p w14:paraId="527C68CC" w14:textId="77777777" w:rsidR="00917AE4" w:rsidRDefault="00917AE4" w:rsidP="008378BD">
      <w:pPr>
        <w:spacing w:after="120"/>
      </w:pPr>
    </w:p>
    <w:p w14:paraId="09CD2F4E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30EFE254" wp14:editId="7DCA7A2B">
            <wp:extent cx="5731510" cy="4029710"/>
            <wp:effectExtent l="0" t="0" r="2540" b="8890"/>
            <wp:docPr id="25485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817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8AF8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5BBDB2AA" wp14:editId="177C0518">
            <wp:extent cx="5731510" cy="4029710"/>
            <wp:effectExtent l="0" t="0" r="2540" b="8890"/>
            <wp:docPr id="716198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86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1872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0BDC1B53" wp14:editId="1610FC12">
            <wp:extent cx="5731510" cy="4029710"/>
            <wp:effectExtent l="0" t="0" r="2540" b="8890"/>
            <wp:docPr id="192910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93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AAC6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24A30BDE" wp14:editId="1E0B0883">
            <wp:extent cx="5731510" cy="4029710"/>
            <wp:effectExtent l="0" t="0" r="2540" b="8890"/>
            <wp:docPr id="13186454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545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5435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28523A4C" wp14:editId="75932BA1">
            <wp:extent cx="5731510" cy="4029710"/>
            <wp:effectExtent l="0" t="0" r="2540" b="8890"/>
            <wp:docPr id="1667922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208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4CC6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29FDBE45" wp14:editId="06791D6F">
            <wp:extent cx="5731510" cy="3310890"/>
            <wp:effectExtent l="0" t="0" r="2540" b="3810"/>
            <wp:docPr id="1488862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6245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0167" w14:textId="77777777" w:rsidR="00917AE4" w:rsidRDefault="00917AE4" w:rsidP="008378BD">
      <w:pPr>
        <w:spacing w:after="120"/>
      </w:pPr>
      <w:r>
        <w:t xml:space="preserve">Codex가 패키지 설치·명령 실행을 위해 승인을 요청하면 허용합니다. 마지막에 세 명령이 모두 통과(PASS)하면 </w:t>
      </w:r>
      <w:proofErr w:type="spellStart"/>
      <w:r>
        <w:t>하네스가</w:t>
      </w:r>
      <w:proofErr w:type="spellEnd"/>
      <w:r>
        <w:t xml:space="preserve"> 완성된 것입니다.</w:t>
      </w:r>
    </w:p>
    <w:p w14:paraId="31818C1C" w14:textId="77777777" w:rsidR="00917AE4" w:rsidRDefault="00917AE4" w:rsidP="008378BD">
      <w:pPr>
        <w:pStyle w:val="20"/>
        <w:spacing w:before="240" w:after="110"/>
      </w:pPr>
      <w:bookmarkStart w:id="36" w:name="_Toc237702133"/>
      <w:r>
        <w:rPr>
          <w:b/>
          <w:bCs/>
          <w:color w:val="3A3222"/>
          <w:sz w:val="25"/>
          <w:szCs w:val="25"/>
        </w:rPr>
        <w:lastRenderedPageBreak/>
        <w:t xml:space="preserve">6-3. ▶ 실습: AGENTS.md에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규칙 못 박기</w:t>
      </w:r>
      <w:bookmarkEnd w:id="36"/>
    </w:p>
    <w:p w14:paraId="51E8D0C8" w14:textId="77777777" w:rsidR="00917AE4" w:rsidRDefault="00917AE4" w:rsidP="008378BD">
      <w:pPr>
        <w:spacing w:after="120"/>
      </w:pPr>
      <w:r>
        <w:t>이제 Part 5에서 만든 AGENTS.md의 ‘검증 규칙’이 실제 명령과 일치하는지 확인하고, 한 가지 강한 규칙을 추가합니다.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1837DA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E74DA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추가: linksnip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3</w:t>
            </w:r>
            <w:r>
              <w:rPr>
                <w:b/>
                <w:bCs/>
                <w:color w:val="2B2B2B"/>
                <w:sz w:val="21"/>
                <w:szCs w:val="21"/>
              </w:rPr>
              <w:t>/AGENTS.md (맨 아래에 덧붙이기)</w:t>
            </w:r>
          </w:p>
          <w:p w14:paraId="38F5B42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  <w:r>
              <w:rPr>
                <w:rFonts w:ascii="Consolas" w:hAnsi="Consolas"/>
                <w:sz w:val="19"/>
                <w:szCs w:val="19"/>
              </w:rPr>
              <w:t xml:space="preserve"> (Definition of Done)</w:t>
            </w:r>
          </w:p>
          <w:p w14:paraId="450BFCE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끝났다고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77F101A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1)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  (</w:t>
            </w:r>
            <w:r>
              <w:rPr>
                <w:rFonts w:ascii="Consolas" w:hAnsi="Consolas"/>
                <w:sz w:val="19"/>
                <w:szCs w:val="19"/>
              </w:rPr>
              <w:t>타입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0)</w:t>
            </w:r>
          </w:p>
          <w:p w14:paraId="73D858A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2)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       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린트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0)</w:t>
            </w:r>
          </w:p>
          <w:p w14:paraId="4DCEC0EF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3)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            (</w:t>
            </w:r>
            <w:r>
              <w:rPr>
                <w:rFonts w:ascii="Consolas" w:hAnsi="Consolas"/>
                <w:sz w:val="19"/>
                <w:szCs w:val="19"/>
              </w:rPr>
              <w:t>테스트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FCC73CF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실행한다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마지막에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요약해서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준다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1C784504" w14:textId="77777777" w:rsidR="00917AE4" w:rsidRDefault="00917AE4" w:rsidP="008378BD">
      <w:pPr>
        <w:spacing w:after="40"/>
      </w:pPr>
    </w:p>
    <w:p w14:paraId="4CFC59A8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6F6ADFEC" wp14:editId="721D4E34">
            <wp:extent cx="5731510" cy="2256790"/>
            <wp:effectExtent l="0" t="0" r="2540" b="0"/>
            <wp:docPr id="5048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4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6C82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F17CBF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76EF9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'완료의 정의'가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하네스의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심장</w:t>
            </w:r>
          </w:p>
          <w:p w14:paraId="57A925B1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>Codex에게 ‘무엇을 통과해야 끝’인지 명문화하면, 따로 시키지 않아도 매번 빌드·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·테스트를 돌리고 실패를 스스로 고칩니다. 이것이 반복 수정(iterative repair) 루프입니다.</w:t>
            </w:r>
          </w:p>
        </w:tc>
      </w:tr>
    </w:tbl>
    <w:p w14:paraId="1EF8CCAD" w14:textId="77777777" w:rsidR="00917AE4" w:rsidRDefault="00917AE4" w:rsidP="008378BD">
      <w:pPr>
        <w:pStyle w:val="20"/>
        <w:spacing w:before="240" w:after="110"/>
      </w:pPr>
      <w:bookmarkStart w:id="37" w:name="_Toc237702134"/>
      <w:r>
        <w:rPr>
          <w:b/>
          <w:bCs/>
          <w:color w:val="3A3222"/>
          <w:sz w:val="25"/>
          <w:szCs w:val="25"/>
        </w:rPr>
        <w:t xml:space="preserve">6-4. ▶ 실습: 일부러 깨고, </w:t>
      </w:r>
      <w:proofErr w:type="spellStart"/>
      <w:r>
        <w:rPr>
          <w:b/>
          <w:bCs/>
          <w:color w:val="3A3222"/>
          <w:sz w:val="25"/>
          <w:szCs w:val="25"/>
        </w:rPr>
        <w:t>하네스가</w:t>
      </w:r>
      <w:proofErr w:type="spellEnd"/>
      <w:r>
        <w:rPr>
          <w:b/>
          <w:bCs/>
          <w:color w:val="3A3222"/>
          <w:sz w:val="25"/>
          <w:szCs w:val="25"/>
        </w:rPr>
        <w:t xml:space="preserve"> 잡는지 보기</w:t>
      </w:r>
      <w:bookmarkEnd w:id="37"/>
    </w:p>
    <w:p w14:paraId="49D0CBAF" w14:textId="77777777" w:rsidR="00917AE4" w:rsidRDefault="00917AE4" w:rsidP="008378BD">
      <w:pPr>
        <w:spacing w:after="120"/>
      </w:pPr>
      <w:proofErr w:type="spellStart"/>
      <w:r>
        <w:t>하네스가</w:t>
      </w:r>
      <w:proofErr w:type="spellEnd"/>
      <w:r>
        <w:t xml:space="preserve"> 실제로 작동하는지 ‘회귀 테스트’ 감각을 익힙니다.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B34D5A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2D34F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(실패→복구 루프 체험)</w:t>
            </w:r>
          </w:p>
          <w:p w14:paraId="55117CA0" w14:textId="77777777" w:rsidR="00917AE4" w:rsidRDefault="00917AE4" w:rsidP="00917AE4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shorten.ts</w:t>
            </w:r>
            <w:proofErr w:type="spellEnd"/>
            <w:r>
              <w:rPr>
                <w:sz w:val="21"/>
                <w:szCs w:val="21"/>
              </w:rPr>
              <w:t xml:space="preserve"> 의 </w:t>
            </w:r>
            <w:proofErr w:type="spellStart"/>
            <w:r>
              <w:rPr>
                <w:sz w:val="21"/>
                <w:szCs w:val="21"/>
              </w:rPr>
              <w:t>makeCode</w:t>
            </w:r>
            <w:proofErr w:type="spellEnd"/>
            <w:r>
              <w:rPr>
                <w:sz w:val="21"/>
                <w:szCs w:val="21"/>
              </w:rPr>
              <w:t xml:space="preserve"> 가 6자리가 아니라 5자리를 반환하도록 잠깐 바꿔봐.</w:t>
            </w:r>
          </w:p>
          <w:p w14:paraId="1AE6FACA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그리고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 를 실행해서 어떤 테스트가 왜 실패하는지 로그로 보여줘.</w:t>
            </w:r>
          </w:p>
          <w:p w14:paraId="2A2FEA1B" w14:textId="77777777" w:rsidR="00917AE4" w:rsidRDefault="00917AE4" w:rsidP="00917AE4">
            <w:pPr>
              <w:spacing w:line="268" w:lineRule="auto"/>
            </w:pPr>
            <w:proofErr w:type="spellStart"/>
            <w:r>
              <w:rPr>
                <w:sz w:val="21"/>
                <w:szCs w:val="21"/>
              </w:rPr>
              <w:t>그다음</w:t>
            </w:r>
            <w:proofErr w:type="spellEnd"/>
            <w:r>
              <w:rPr>
                <w:sz w:val="21"/>
                <w:szCs w:val="21"/>
              </w:rPr>
              <w:t xml:space="preserve"> 원래대로(6자리) 고치고 다시 통과시켜줘.</w:t>
            </w:r>
          </w:p>
        </w:tc>
      </w:tr>
    </w:tbl>
    <w:p w14:paraId="04F5BC05" w14:textId="77777777" w:rsidR="00917AE4" w:rsidRDefault="00917AE4" w:rsidP="008378BD">
      <w:pPr>
        <w:spacing w:after="120"/>
      </w:pPr>
    </w:p>
    <w:p w14:paraId="623AB673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694E0943" wp14:editId="71C65097">
            <wp:extent cx="5731510" cy="4029710"/>
            <wp:effectExtent l="0" t="0" r="2540" b="8890"/>
            <wp:docPr id="1430856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676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412F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600E975B" wp14:editId="2AD16A7B">
            <wp:extent cx="5731510" cy="4029710"/>
            <wp:effectExtent l="0" t="0" r="2540" b="8890"/>
            <wp:docPr id="1454231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13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4EAA" w14:textId="77777777" w:rsidR="00917AE4" w:rsidRDefault="00917AE4" w:rsidP="008378BD">
      <w:pPr>
        <w:spacing w:after="120"/>
      </w:pPr>
      <w:r>
        <w:t>테스트가 빨간색으로 실패했다가, 수정 후 다시 통과하는 흐름을 직접 보면 ‘</w:t>
      </w:r>
      <w:proofErr w:type="spellStart"/>
      <w:r>
        <w:t>하네스가</w:t>
      </w:r>
      <w:proofErr w:type="spellEnd"/>
      <w:r>
        <w:t xml:space="preserve"> 안전망’이라는 감이 옵니다.</w:t>
      </w:r>
    </w:p>
    <w:p w14:paraId="50699824" w14:textId="77777777" w:rsidR="00917AE4" w:rsidRDefault="00917AE4" w:rsidP="008378BD">
      <w:pPr>
        <w:pStyle w:val="20"/>
        <w:spacing w:before="240" w:after="110"/>
      </w:pPr>
      <w:bookmarkStart w:id="38" w:name="_Toc237702135"/>
      <w:r>
        <w:rPr>
          <w:b/>
          <w:bCs/>
          <w:color w:val="3A3222"/>
          <w:sz w:val="25"/>
          <w:szCs w:val="25"/>
        </w:rPr>
        <w:lastRenderedPageBreak/>
        <w:t xml:space="preserve">6-5. 비대화형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— CI/스크립트 자동화</w:t>
      </w:r>
      <w:bookmarkEnd w:id="38"/>
    </w:p>
    <w:p w14:paraId="7DFE6DE3" w14:textId="77777777" w:rsidR="00917AE4" w:rsidRDefault="00917AE4" w:rsidP="008378BD">
      <w:pPr>
        <w:spacing w:after="120"/>
      </w:pPr>
      <w:r>
        <w:t xml:space="preserve">codex exec (짧게 codex e)는 사람이 지켜보지 않아도 끝까지 도는 비대화형 실행입니다. CI 파이프라인이나 스크립트에서 </w:t>
      </w:r>
      <w:proofErr w:type="spellStart"/>
      <w:r>
        <w:t>하네스를</w:t>
      </w:r>
      <w:proofErr w:type="spellEnd"/>
      <w:r>
        <w:t xml:space="preserve"> 자동으로 돌릴 때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7ABEE86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A86AB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/ CI 스크립트</w:t>
            </w:r>
          </w:p>
          <w:p w14:paraId="089D028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비대화형으로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기계가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최종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</w:t>
            </w:r>
          </w:p>
          <w:p w14:paraId="0A759AB5" w14:textId="77777777" w:rsidR="00917AE4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codex exec -m gpt-5.6-sol --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--output-last-message result.txt "</w:t>
            </w:r>
            <w:r>
              <w:rPr>
                <w:rFonts w:ascii="Consolas" w:hAnsi="Consolas"/>
                <w:sz w:val="19"/>
                <w:szCs w:val="19"/>
              </w:rPr>
              <w:t>테스트를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실패가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있으면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통과시켜줘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  <w:p w14:paraId="5CBCB9B0" w14:textId="77777777" w:rsidR="00917AE4" w:rsidRDefault="00917AE4" w:rsidP="00917AE4">
            <w:pPr>
              <w:spacing w:after="20" w:line="268" w:lineRule="auto"/>
            </w:pPr>
          </w:p>
          <w:p w14:paraId="4F2C8E05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CI </w:t>
            </w:r>
            <w:r>
              <w:rPr>
                <w:rFonts w:ascii="Consolas" w:hAnsi="Consolas"/>
                <w:sz w:val="19"/>
                <w:szCs w:val="19"/>
              </w:rPr>
              <w:t>전용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이미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격리가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경우에만</w:t>
            </w:r>
            <w:r>
              <w:rPr>
                <w:rFonts w:ascii="Consolas" w:hAnsi="Consolas"/>
                <w:sz w:val="19"/>
                <w:szCs w:val="19"/>
              </w:rPr>
              <w:t xml:space="preserve">):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우회</w:t>
            </w:r>
          </w:p>
          <w:p w14:paraId="7B514408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# codex exec --dangerously-bypass-approvals-and-sandbox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ci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test"</w:t>
            </w:r>
          </w:p>
        </w:tc>
      </w:tr>
    </w:tbl>
    <w:p w14:paraId="19EA8231" w14:textId="77777777" w:rsidR="00917AE4" w:rsidRDefault="00917AE4" w:rsidP="008378BD">
      <w:pPr>
        <w:spacing w:after="40"/>
      </w:pPr>
    </w:p>
    <w:p w14:paraId="549160D9" w14:textId="77777777" w:rsidR="00917AE4" w:rsidRDefault="00917AE4" w:rsidP="008378BD">
      <w:pPr>
        <w:spacing w:after="40"/>
      </w:pPr>
      <w:r>
        <w:rPr>
          <w:rFonts w:hint="eastAsia"/>
        </w:rPr>
        <w:t>현재</w:t>
      </w:r>
      <w:r>
        <w:t xml:space="preserve"> Codex 화면의 &gt; 뒤에 다음을 입력하세요.</w:t>
      </w:r>
    </w:p>
    <w:p w14:paraId="683D56DF" w14:textId="77777777" w:rsidR="00917AE4" w:rsidRDefault="00917AE4" w:rsidP="008378BD">
      <w:pPr>
        <w:spacing w:after="40"/>
      </w:pPr>
      <w:r>
        <w:t>/model</w:t>
      </w:r>
    </w:p>
    <w:p w14:paraId="143A9463" w14:textId="77777777" w:rsidR="00917AE4" w:rsidRDefault="00917AE4" w:rsidP="008378BD">
      <w:pPr>
        <w:spacing w:after="40"/>
      </w:pPr>
      <w:r>
        <w:t>Enter를 누른 다음 모델 목록에서:</w:t>
      </w:r>
    </w:p>
    <w:p w14:paraId="265B589B" w14:textId="77777777" w:rsidR="00917AE4" w:rsidRDefault="00917AE4" w:rsidP="008378BD">
      <w:pPr>
        <w:spacing w:after="40"/>
      </w:pPr>
      <w:r>
        <w:t>GPT-5.6 Sol</w:t>
      </w:r>
    </w:p>
    <w:p w14:paraId="19630675" w14:textId="77777777" w:rsidR="00917AE4" w:rsidRDefault="00917AE4" w:rsidP="008378BD">
      <w:pPr>
        <w:spacing w:after="40"/>
      </w:pPr>
      <w:r>
        <w:rPr>
          <w:rFonts w:hint="eastAsia"/>
        </w:rPr>
        <w:t>을</w:t>
      </w:r>
      <w:r>
        <w:t xml:space="preserve"> 선택</w:t>
      </w:r>
      <w:r>
        <w:rPr>
          <w:rFonts w:hint="eastAsia"/>
        </w:rPr>
        <w:t>되어 있는 지 확인해 주세요.</w:t>
      </w:r>
    </w:p>
    <w:p w14:paraId="06FB694F" w14:textId="77777777" w:rsidR="00917AE4" w:rsidRDefault="00917AE4" w:rsidP="008378BD">
      <w:pPr>
        <w:spacing w:after="40"/>
      </w:pPr>
    </w:p>
    <w:p w14:paraId="7603B504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3EEEC427" wp14:editId="68E7F358">
            <wp:extent cx="5731510" cy="1355725"/>
            <wp:effectExtent l="0" t="0" r="2540" b="0"/>
            <wp:docPr id="1301118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866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58F0" w14:textId="77777777" w:rsidR="00917AE4" w:rsidRDefault="00917AE4" w:rsidP="008378BD">
      <w:pPr>
        <w:spacing w:after="40"/>
      </w:pPr>
    </w:p>
    <w:p w14:paraId="641493AD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256F5561" wp14:editId="3B2B3EFC">
            <wp:extent cx="5731510" cy="2964815"/>
            <wp:effectExtent l="0" t="0" r="2540" b="6985"/>
            <wp:docPr id="1530485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595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F4C" w14:textId="77777777" w:rsidR="00917AE4" w:rsidRDefault="00917AE4" w:rsidP="008378BD">
      <w:pPr>
        <w:spacing w:after="40"/>
      </w:pPr>
      <w:r>
        <w:rPr>
          <w:noProof/>
        </w:rPr>
        <w:lastRenderedPageBreak/>
        <w:drawing>
          <wp:inline distT="0" distB="0" distL="0" distR="0" wp14:anchorId="051C0DBC" wp14:editId="2047A404">
            <wp:extent cx="5731510" cy="3064510"/>
            <wp:effectExtent l="0" t="0" r="2540" b="2540"/>
            <wp:docPr id="761174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492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0C38" w14:textId="77777777" w:rsidR="00917AE4" w:rsidRDefault="00917AE4" w:rsidP="008378BD">
      <w:pPr>
        <w:spacing w:after="40"/>
      </w:pPr>
    </w:p>
    <w:p w14:paraId="6028905E" w14:textId="77777777" w:rsidR="00917AE4" w:rsidRDefault="00917AE4" w:rsidP="008378BD">
      <w:pPr>
        <w:spacing w:after="40"/>
      </w:pPr>
      <w:r>
        <w:rPr>
          <w:rFonts w:hint="eastAsia"/>
        </w:rPr>
        <w:t xml:space="preserve">계속 </w:t>
      </w:r>
      <w:proofErr w:type="spellStart"/>
      <w:r>
        <w:rPr>
          <w:rFonts w:hint="eastAsia"/>
        </w:rPr>
        <w:t>엔터</w:t>
      </w:r>
      <w:proofErr w:type="spellEnd"/>
    </w:p>
    <w:p w14:paraId="0F373FB1" w14:textId="77777777" w:rsidR="00917AE4" w:rsidRDefault="00917AE4" w:rsidP="008378BD">
      <w:pPr>
        <w:spacing w:after="40"/>
      </w:pPr>
    </w:p>
    <w:p w14:paraId="55931F19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776BE233" wp14:editId="00D1B9F0">
            <wp:extent cx="5731510" cy="3064510"/>
            <wp:effectExtent l="0" t="0" r="2540" b="2540"/>
            <wp:docPr id="460035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3521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2CAF9C5" w14:textId="77777777" w:rsidTr="008378BD">
        <w:tc>
          <w:tcPr>
            <w:tcW w:w="9020" w:type="dxa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CEBF6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우회 옵션은 '격리된 CI' 한정</w:t>
            </w:r>
          </w:p>
          <w:p w14:paraId="5894E2BB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--dangerously-bypass-approvals-and-sandbox 는 </w:t>
            </w:r>
            <w:proofErr w:type="spellStart"/>
            <w:r>
              <w:rPr>
                <w:sz w:val="21"/>
                <w:szCs w:val="21"/>
              </w:rPr>
              <w:t>신뢰된</w:t>
            </w:r>
            <w:proofErr w:type="spellEnd"/>
            <w:r>
              <w:rPr>
                <w:sz w:val="21"/>
                <w:szCs w:val="21"/>
              </w:rPr>
              <w:t xml:space="preserve"> 일회용 러너에서만 사용하세요. 개발용 노트북에서 쓰면 의도치 않은 파일 변경·명령 실행 위험이 있습니다.</w:t>
            </w:r>
          </w:p>
        </w:tc>
      </w:tr>
    </w:tbl>
    <w:p w14:paraId="1FDCF29B" w14:textId="77777777" w:rsidR="00917AE4" w:rsidRDefault="00917AE4" w:rsidP="008378BD">
      <w:pPr>
        <w:pStyle w:val="30"/>
        <w:spacing w:before="180" w:after="90"/>
        <w:ind w:left="1180" w:hanging="460"/>
      </w:pPr>
      <w:bookmarkStart w:id="39" w:name="_Toc237702136"/>
      <w:proofErr w:type="spellStart"/>
      <w:r>
        <w:rPr>
          <w:b/>
          <w:bCs/>
          <w:color w:val="4A4030"/>
          <w:sz w:val="23"/>
          <w:szCs w:val="23"/>
        </w:rPr>
        <w:t>하네스</w:t>
      </w:r>
      <w:proofErr w:type="spellEnd"/>
      <w:r>
        <w:rPr>
          <w:b/>
          <w:bCs/>
          <w:color w:val="4A4030"/>
          <w:sz w:val="23"/>
          <w:szCs w:val="23"/>
        </w:rPr>
        <w:t xml:space="preserve"> 설계 체크리스트</w:t>
      </w:r>
      <w:bookmarkEnd w:id="39"/>
    </w:p>
    <w:p w14:paraId="7A53D755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빌드/타입체크/</w:t>
      </w:r>
      <w:proofErr w:type="spellStart"/>
      <w:r>
        <w:t>린트</w:t>
      </w:r>
      <w:proofErr w:type="spellEnd"/>
      <w:r>
        <w:t>/테스트 명령이 모두 한 줄로 실행 가능한가?</w:t>
      </w:r>
    </w:p>
    <w:p w14:paraId="7D78CC77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'완료의 정의'가 AGENTS.md에 글로 적혀 있는가?</w:t>
      </w:r>
    </w:p>
    <w:p w14:paraId="1E48E359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lastRenderedPageBreak/>
        <w:t>실패 시 Codex가 로그를 보고 스스로 고치도록 검증 단계를 프롬프트/규칙에 넣었는가?</w:t>
      </w:r>
    </w:p>
    <w:p w14:paraId="6D469962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위험한 작업은 적절한 </w:t>
      </w:r>
      <w:proofErr w:type="spellStart"/>
      <w:r>
        <w:t>샌드박스</w:t>
      </w:r>
      <w:proofErr w:type="spellEnd"/>
      <w:r>
        <w:t>/승인 모드로 묶여 있는가?</w:t>
      </w:r>
    </w:p>
    <w:p w14:paraId="48772C74" w14:textId="77777777" w:rsidR="00917AE4" w:rsidRDefault="00917AE4" w:rsidP="008378BD">
      <w:pPr>
        <w:spacing w:after="30"/>
      </w:pPr>
    </w:p>
    <w:p w14:paraId="1EF12EB1" w14:textId="77777777" w:rsidR="00917AE4" w:rsidRDefault="00917AE4" w:rsidP="008378BD">
      <w:pPr>
        <w:spacing w:after="60"/>
        <w:ind w:left="360" w:hanging="300"/>
      </w:pPr>
      <w:r>
        <w:t xml:space="preserve">✅ </w:t>
      </w:r>
      <w:proofErr w:type="spellStart"/>
      <w:r>
        <w:t>typecheck·lint·test</w:t>
      </w:r>
      <w:proofErr w:type="spellEnd"/>
      <w:r>
        <w:t xml:space="preserve"> 세 명령이 모두 통과한다</w:t>
      </w:r>
    </w:p>
    <w:p w14:paraId="2598F9E5" w14:textId="77777777" w:rsidR="00917AE4" w:rsidRDefault="00917AE4" w:rsidP="008378BD">
      <w:pPr>
        <w:spacing w:after="60"/>
        <w:ind w:left="360" w:hanging="300"/>
      </w:pPr>
      <w:r>
        <w:t>✅ AGENTS.md에 '완료의 정의'</w:t>
      </w:r>
      <w:proofErr w:type="spellStart"/>
      <w:r>
        <w:t>를</w:t>
      </w:r>
      <w:proofErr w:type="spellEnd"/>
      <w:r>
        <w:t xml:space="preserve"> 추가했다</w:t>
      </w:r>
    </w:p>
    <w:p w14:paraId="78B78581" w14:textId="77777777" w:rsidR="00917AE4" w:rsidRDefault="00917AE4" w:rsidP="008378BD">
      <w:pPr>
        <w:spacing w:after="60"/>
        <w:ind w:left="360" w:hanging="300"/>
      </w:pPr>
      <w:r>
        <w:t xml:space="preserve">✅ 일부러 깨고 → </w:t>
      </w:r>
      <w:proofErr w:type="spellStart"/>
      <w:r>
        <w:t>하네스가</w:t>
      </w:r>
      <w:proofErr w:type="spellEnd"/>
      <w:r>
        <w:t xml:space="preserve"> 잡고 → 복구하는 루프를 경험했다</w:t>
      </w:r>
    </w:p>
    <w:p w14:paraId="3389925C" w14:textId="77777777" w:rsidR="00917AE4" w:rsidRDefault="00917AE4" w:rsidP="008378BD">
      <w:r>
        <w:br w:type="page"/>
      </w:r>
    </w:p>
    <w:p w14:paraId="749C72E0" w14:textId="19F1C37A" w:rsidR="00917AE4" w:rsidRDefault="00917AE4" w:rsidP="00917AE4"/>
    <w:tbl>
      <w:tblPr>
        <w:tblpPr w:vertAnchor="text" w:tblpYSpec="to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84"/>
        <w:gridCol w:w="7898"/>
      </w:tblGrid>
      <w:tr w:rsidR="00FC436C" w:rsidRPr="00D04B3E" w14:paraId="6371FAAA" w14:textId="77777777" w:rsidTr="00097AF6">
        <w:trPr>
          <w:trHeight w:val="539"/>
        </w:trPr>
        <w:tc>
          <w:tcPr>
            <w:tcW w:w="5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C4CA8" w14:textId="620D2B86" w:rsidR="00FC436C" w:rsidRPr="00D04B3E" w:rsidRDefault="00FC436C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>
              <w:rPr>
                <w:rFonts w:ascii="Cambria" w:eastAsia="돋움" w:hAnsi="Cambria" w:hint="eastAsia"/>
                <w:b/>
                <w:bCs/>
                <w:sz w:val="48"/>
                <w:szCs w:val="48"/>
              </w:rPr>
              <w:t>3</w:t>
            </w:r>
          </w:p>
        </w:tc>
        <w:tc>
          <w:tcPr>
            <w:tcW w:w="15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5B395" w14:textId="77777777" w:rsidR="00FC436C" w:rsidRPr="00D04B3E" w:rsidRDefault="00FC436C" w:rsidP="00097AF6">
            <w:pPr>
              <w:pStyle w:val="a3"/>
              <w:snapToGrid w:val="0"/>
              <w:spacing w:line="480" w:lineRule="auto"/>
              <w:rPr>
                <w:rFonts w:ascii="Cambria" w:eastAsia="돋움" w:hAnsi="Cambria"/>
              </w:rPr>
            </w:pPr>
          </w:p>
        </w:tc>
        <w:tc>
          <w:tcPr>
            <w:tcW w:w="425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472562" w14:textId="66C1F3A1" w:rsidR="00FC436C" w:rsidRPr="00D04B3E" w:rsidRDefault="00FC436C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FC436C">
              <w:rPr>
                <w:rFonts w:ascii="Cambria" w:eastAsia="돋움" w:hAnsi="Cambria"/>
                <w:b/>
                <w:bCs/>
                <w:sz w:val="48"/>
                <w:szCs w:val="48"/>
              </w:rPr>
              <w:t>미니</w:t>
            </w:r>
            <w:r w:rsidRPr="00FC436C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 </w:t>
            </w:r>
            <w:r w:rsidRPr="00FC436C">
              <w:rPr>
                <w:rFonts w:ascii="Cambria" w:eastAsia="돋움" w:hAnsi="Cambria"/>
                <w:b/>
                <w:bCs/>
                <w:sz w:val="48"/>
                <w:szCs w:val="48"/>
              </w:rPr>
              <w:t>프로젝트</w:t>
            </w:r>
          </w:p>
        </w:tc>
      </w:tr>
    </w:tbl>
    <w:p w14:paraId="26AA3256" w14:textId="77777777" w:rsidR="00FC436C" w:rsidRPr="00D04B3E" w:rsidRDefault="00FC436C" w:rsidP="00FC436C">
      <w:pPr>
        <w:pStyle w:val="a3"/>
        <w:spacing w:line="480" w:lineRule="auto"/>
        <w:rPr>
          <w:rFonts w:ascii="Cambria" w:eastAsia="돋움" w:hAnsi="Cambria"/>
        </w:rPr>
      </w:pPr>
    </w:p>
    <w:p w14:paraId="6A59DA44" w14:textId="77777777" w:rsidR="00FC436C" w:rsidRPr="00D04B3E" w:rsidRDefault="00FC436C" w:rsidP="00FC436C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FC436C" w:rsidRPr="00D04B3E" w14:paraId="64CC9456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1417586B" w14:textId="77777777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5EA7C20F" w14:textId="33C4603C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 xml:space="preserve">PRD </w:t>
            </w: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>작성</w:t>
            </w: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 xml:space="preserve"> · To-Do </w:t>
            </w: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>도출</w:t>
            </w:r>
          </w:p>
        </w:tc>
      </w:tr>
      <w:tr w:rsidR="00FC436C" w:rsidRPr="00D04B3E" w14:paraId="6EC86748" w14:textId="77777777" w:rsidTr="00097AF6">
        <w:trPr>
          <w:trHeight w:val="367"/>
        </w:trPr>
        <w:tc>
          <w:tcPr>
            <w:tcW w:w="720" w:type="pct"/>
            <w:vMerge/>
          </w:tcPr>
          <w:p w14:paraId="17638DBF" w14:textId="77777777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5A078D66" w14:textId="64249D26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FC436C">
              <w:rPr>
                <w:rFonts w:ascii="Cambria" w:eastAsia="돋움" w:hAnsi="Cambria"/>
                <w:bCs/>
                <w:szCs w:val="20"/>
              </w:rPr>
              <w:t>제품을</w:t>
            </w:r>
            <w:r w:rsidRPr="00FC436C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FC436C">
              <w:rPr>
                <w:rFonts w:ascii="Cambria" w:eastAsia="돋움" w:hAnsi="Cambria"/>
                <w:bCs/>
                <w:szCs w:val="20"/>
              </w:rPr>
              <w:t>글로</w:t>
            </w:r>
            <w:r w:rsidRPr="00FC436C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FC436C">
              <w:rPr>
                <w:rFonts w:ascii="Cambria" w:eastAsia="돋움" w:hAnsi="Cambria"/>
                <w:bCs/>
                <w:szCs w:val="20"/>
              </w:rPr>
              <w:t>정의하기</w:t>
            </w:r>
          </w:p>
        </w:tc>
      </w:tr>
    </w:tbl>
    <w:p w14:paraId="192F1E35" w14:textId="77777777" w:rsidR="00FC436C" w:rsidRDefault="00FC436C" w:rsidP="00FC436C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6AE4DD82" w14:textId="77777777" w:rsidR="00917AE4" w:rsidRDefault="00917AE4" w:rsidP="00917AE4">
      <w:pPr>
        <w:pStyle w:val="10"/>
        <w:spacing w:before="320" w:after="140"/>
      </w:pPr>
      <w:bookmarkStart w:id="40" w:name="_Toc237702139"/>
      <w:r>
        <w:rPr>
          <w:b/>
          <w:bCs/>
          <w:color w:val="6B5B3E"/>
          <w:sz w:val="30"/>
          <w:szCs w:val="30"/>
        </w:rPr>
        <w:t>Part 7. PRD 작성 · To-Do 도출 — 제품을 글로 정의하기</w:t>
      </w:r>
      <w:bookmarkEnd w:id="40"/>
    </w:p>
    <w:p w14:paraId="6912BB49" w14:textId="77777777" w:rsidR="00917AE4" w:rsidRDefault="00917AE4" w:rsidP="00917AE4">
      <w:pPr>
        <w:spacing w:after="120"/>
      </w:pPr>
      <w:r>
        <w:t>코드를 짜기 전에 ‘무엇을 왜 만드는가’</w:t>
      </w:r>
      <w:proofErr w:type="spellStart"/>
      <w:r>
        <w:t>를</w:t>
      </w:r>
      <w:proofErr w:type="spellEnd"/>
      <w:r>
        <w:t xml:space="preserve"> 한 페이지로 정리한 문서가 PRD(Product Requirements Document, 제품 요구사항 정의서)입니다. PRD가 좋으면 Codex가 만들 결과도 좋아집니다. 여기서는 Tetris 의 PRD를 작성하고, Codex로 실행 가능한 To-Do를 도출합니다.</w:t>
      </w:r>
    </w:p>
    <w:p w14:paraId="0EA7D17D" w14:textId="77777777" w:rsidR="00917AE4" w:rsidRDefault="00917AE4" w:rsidP="00917AE4">
      <w:pPr>
        <w:spacing w:after="120"/>
      </w:pPr>
    </w:p>
    <w:p w14:paraId="571C6673" w14:textId="77777777" w:rsidR="00917AE4" w:rsidRDefault="00917AE4" w:rsidP="00917AE4">
      <w:pPr>
        <w:spacing w:after="120"/>
      </w:pPr>
      <w:r>
        <w:t>C:\DEV\Tetris</w:t>
      </w:r>
    </w:p>
    <w:p w14:paraId="779332E6" w14:textId="77777777" w:rsidR="00917AE4" w:rsidRDefault="00917AE4" w:rsidP="00917AE4">
      <w:pPr>
        <w:spacing w:after="120"/>
      </w:pPr>
    </w:p>
    <w:p w14:paraId="65149BB0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51438E1F" wp14:editId="27B025E3">
            <wp:extent cx="5731510" cy="4029710"/>
            <wp:effectExtent l="0" t="0" r="2540" b="8890"/>
            <wp:docPr id="34009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315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8BC6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BAA3B26" wp14:editId="3CABF7CC">
            <wp:extent cx="5731510" cy="4029710"/>
            <wp:effectExtent l="0" t="0" r="2540" b="8890"/>
            <wp:docPr id="20681539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8681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06CC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7-1. Tetris PRD (완성 예시)</w:t>
      </w:r>
    </w:p>
    <w:p w14:paraId="2A4167C0" w14:textId="77777777" w:rsidR="00917AE4" w:rsidRDefault="00917AE4" w:rsidP="00917AE4">
      <w:pPr>
        <w:spacing w:after="120"/>
      </w:pPr>
      <w:r>
        <w:t>아래를 Tetris /PRD.md 로 저장하세요. 그대로 써도 되고, 원하는 대로 바꿔도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86A8F1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5E799" w14:textId="77777777" w:rsidR="00917AE4" w:rsidRDefault="00917AE4" w:rsidP="008378B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t>파일: Tetris /PRD.md</w:t>
            </w:r>
          </w:p>
          <w:p w14:paraId="7102B0EB" w14:textId="77777777" w:rsidR="00917AE4" w:rsidRDefault="00917AE4" w:rsidP="008378BD">
            <w:pPr>
              <w:spacing w:after="60"/>
              <w:rPr>
                <w:b/>
                <w:bCs/>
                <w:color w:val="2B2B2B"/>
              </w:rPr>
            </w:pPr>
          </w:p>
          <w:p w14:paraId="0F4A2D7F" w14:textId="77777777" w:rsidR="00917AE4" w:rsidRDefault="00917AE4" w:rsidP="008378BD">
            <w:pPr>
              <w:spacing w:after="60"/>
              <w:rPr>
                <w:b/>
                <w:bCs/>
                <w:color w:val="2B2B2B"/>
              </w:rPr>
            </w:pPr>
            <w:r>
              <w:rPr>
                <w:rFonts w:hint="eastAsia"/>
                <w:b/>
                <w:bCs/>
                <w:color w:val="2B2B2B"/>
              </w:rPr>
              <w:t xml:space="preserve">아래 내용을 </w:t>
            </w:r>
            <w:r>
              <w:t>PRD.md</w:t>
            </w:r>
            <w:r>
              <w:rPr>
                <w:rFonts w:hint="eastAsia"/>
              </w:rPr>
              <w:t>로 작성해줘.</w:t>
            </w:r>
          </w:p>
          <w:p w14:paraId="2BC01A02" w14:textId="77777777" w:rsidR="00917AE4" w:rsidRDefault="00917AE4" w:rsidP="008378BD">
            <w:pPr>
              <w:spacing w:after="60"/>
            </w:pPr>
          </w:p>
          <w:p w14:paraId="03B2936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PRD — Tetris</w:t>
            </w:r>
          </w:p>
          <w:p w14:paraId="74CD6D4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7E5D94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1.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</w:p>
          <w:p w14:paraId="17CCE07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9CB279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hint="eastAsia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플레이할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간단한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싱글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플레이어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1BBA6B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6F6F3C0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2. </w:t>
            </w:r>
            <w:r>
              <w:rPr>
                <w:rFonts w:ascii="Consolas" w:hAnsi="Consolas"/>
                <w:sz w:val="19"/>
                <w:szCs w:val="19"/>
              </w:rPr>
              <w:t>문제</w:t>
            </w:r>
            <w:r>
              <w:rPr>
                <w:rFonts w:ascii="Consolas" w:hAnsi="Consolas"/>
                <w:sz w:val="19"/>
                <w:szCs w:val="19"/>
              </w:rPr>
              <w:t xml:space="preserve"> / 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</w:p>
          <w:p w14:paraId="0AF1D49C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7A761F90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기본적인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A5CEAD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사용자는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즉시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시작할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3F683F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키보드를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이용하여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회전시킬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3314849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4AF032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3.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시나리오</w:t>
            </w:r>
          </w:p>
          <w:p w14:paraId="0918683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8624A7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1. </w:t>
            </w:r>
            <w:r>
              <w:rPr>
                <w:rFonts w:ascii="Consolas" w:hAnsi="Consolas"/>
                <w:sz w:val="19"/>
                <w:szCs w:val="19"/>
              </w:rPr>
              <w:t>사용자가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페이지를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연다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DD06EB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2. </w:t>
            </w:r>
            <w:r>
              <w:rPr>
                <w:rFonts w:ascii="Consolas" w:hAnsi="Consolas"/>
                <w:sz w:val="19"/>
                <w:szCs w:val="19"/>
              </w:rPr>
              <w:t>게임이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시작되면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위에서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아래로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떨어진다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033F2A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3. </w:t>
            </w:r>
            <w:r>
              <w:rPr>
                <w:rFonts w:ascii="Consolas" w:hAnsi="Consolas"/>
                <w:sz w:val="19"/>
                <w:szCs w:val="19"/>
              </w:rPr>
              <w:t>사용자는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키보드로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이동하거나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3F1469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4.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바닥이나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고정된다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A2DD8BD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5.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완성되면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해당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BE0904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6.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따라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점수가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증가한다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10B771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7.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상단까지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쌓이면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종료된다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FE486E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8. </w:t>
            </w:r>
            <w:r>
              <w:rPr>
                <w:rFonts w:ascii="Consolas" w:hAnsi="Consolas"/>
                <w:sz w:val="19"/>
                <w:szCs w:val="19"/>
              </w:rPr>
              <w:t>사용자는</w:t>
            </w:r>
            <w:r>
              <w:rPr>
                <w:rFonts w:ascii="Consolas" w:hAnsi="Consolas"/>
                <w:sz w:val="19"/>
                <w:szCs w:val="19"/>
              </w:rPr>
              <w:t xml:space="preserve"> Restart </w:t>
            </w:r>
            <w:r>
              <w:rPr>
                <w:rFonts w:ascii="Consolas" w:hAnsi="Consolas"/>
                <w:sz w:val="19"/>
                <w:szCs w:val="19"/>
              </w:rPr>
              <w:t>버튼으로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시작할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D17DB5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746F5B9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4.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요구사항</w:t>
            </w:r>
            <w:r>
              <w:rPr>
                <w:rFonts w:ascii="Consolas" w:hAnsi="Consolas"/>
                <w:sz w:val="19"/>
                <w:szCs w:val="19"/>
              </w:rPr>
              <w:t xml:space="preserve"> (MVP)</w:t>
            </w:r>
          </w:p>
          <w:p w14:paraId="484D6E8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5D9542D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[F1] 10 × 20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</w:p>
          <w:p w14:paraId="42316B1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[F2] 7</w:t>
            </w:r>
            <w:r>
              <w:rPr>
                <w:rFonts w:ascii="Consolas" w:hAnsi="Consolas"/>
                <w:sz w:val="19"/>
                <w:szCs w:val="19"/>
              </w:rPr>
              <w:t>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Tetromino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</w:p>
          <w:p w14:paraId="7CE58A3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[F3]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하강</w:t>
            </w:r>
          </w:p>
          <w:p w14:paraId="0CF584A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[F4] </w:t>
            </w:r>
            <w:r>
              <w:rPr>
                <w:rFonts w:ascii="Consolas" w:hAnsi="Consolas"/>
                <w:sz w:val="19"/>
                <w:szCs w:val="19"/>
              </w:rPr>
              <w:t>좌우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</w:t>
            </w:r>
          </w:p>
          <w:p w14:paraId="41EDE42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[F5]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</w:t>
            </w:r>
          </w:p>
          <w:p w14:paraId="5E55EFC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[F6] Soft Drop</w:t>
            </w:r>
          </w:p>
          <w:p w14:paraId="21DC6FB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[F7] </w:t>
            </w:r>
            <w:r>
              <w:rPr>
                <w:rFonts w:ascii="Consolas" w:hAnsi="Consolas"/>
                <w:sz w:val="19"/>
                <w:szCs w:val="19"/>
              </w:rPr>
              <w:t>벽과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감지</w:t>
            </w:r>
          </w:p>
          <w:p w14:paraId="20B5E7A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[F8]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고정</w:t>
            </w:r>
          </w:p>
          <w:p w14:paraId="7D85431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[F9] </w:t>
            </w:r>
            <w:r>
              <w:rPr>
                <w:rFonts w:ascii="Consolas" w:hAnsi="Consolas"/>
                <w:sz w:val="19"/>
                <w:szCs w:val="19"/>
              </w:rPr>
              <w:t>완성된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</w:t>
            </w:r>
          </w:p>
          <w:p w14:paraId="7C6BBD7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[F10] </w:t>
            </w:r>
            <w:r>
              <w:rPr>
                <w:rFonts w:ascii="Consolas" w:hAnsi="Consolas"/>
                <w:sz w:val="19"/>
                <w:szCs w:val="19"/>
              </w:rPr>
              <w:t>점수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계산</w:t>
            </w:r>
          </w:p>
          <w:p w14:paraId="4C517998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[F11] Game Over </w:t>
            </w:r>
            <w:r>
              <w:rPr>
                <w:rFonts w:ascii="Consolas" w:hAnsi="Consolas"/>
                <w:sz w:val="19"/>
                <w:szCs w:val="19"/>
              </w:rPr>
              <w:t>판정</w:t>
            </w:r>
          </w:p>
          <w:p w14:paraId="6CB2889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- [F12] Restart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</w:p>
          <w:p w14:paraId="182E266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D83FD7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5.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비기능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요구사항</w:t>
            </w:r>
          </w:p>
          <w:p w14:paraId="0BA03D2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D563F4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데스크톱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</w:p>
          <w:p w14:paraId="10C77A2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입력에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즉각적으로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반응할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4FA572A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로직과</w:t>
            </w:r>
            <w:r>
              <w:rPr>
                <w:rFonts w:ascii="Consolas" w:hAnsi="Consolas"/>
                <w:sz w:val="19"/>
                <w:szCs w:val="19"/>
              </w:rPr>
              <w:t xml:space="preserve"> UI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분리할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192C0D4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로직을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구조로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작성할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4A06B88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유료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서비스에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않을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7EE3164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68DA4A7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6. </w:t>
            </w:r>
            <w:r>
              <w:rPr>
                <w:rFonts w:ascii="Consolas" w:hAnsi="Consolas"/>
                <w:sz w:val="19"/>
                <w:szCs w:val="19"/>
              </w:rPr>
              <w:t>범위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제외</w:t>
            </w:r>
          </w:p>
          <w:p w14:paraId="19681C70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A17C0A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hint="eastAsia"/>
                <w:sz w:val="19"/>
                <w:szCs w:val="19"/>
              </w:rPr>
              <w:t>이번</w:t>
            </w:r>
            <w:r>
              <w:rPr>
                <w:rFonts w:ascii="Consolas" w:hAnsi="Consolas"/>
                <w:sz w:val="19"/>
                <w:szCs w:val="19"/>
              </w:rPr>
              <w:t xml:space="preserve"> MVP</w:t>
            </w:r>
            <w:r>
              <w:rPr>
                <w:rFonts w:ascii="Consolas" w:hAnsi="Consolas"/>
                <w:sz w:val="19"/>
                <w:szCs w:val="19"/>
              </w:rPr>
              <w:t>에서는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않는다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C471AA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ED5DA19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사용자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0D1CC6B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온라인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멀티플레이</w:t>
            </w:r>
          </w:p>
          <w:p w14:paraId="240098A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랭킹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서버</w:t>
            </w:r>
          </w:p>
          <w:p w14:paraId="45ECF24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아이템</w:t>
            </w:r>
          </w:p>
          <w:p w14:paraId="2E1806D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Hold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</w:p>
          <w:p w14:paraId="6ACBD0B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Ghost Piece</w:t>
            </w:r>
          </w:p>
          <w:p w14:paraId="28127EB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모바일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터치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컨트롤</w:t>
            </w:r>
          </w:p>
          <w:p w14:paraId="689490C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사운드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효과</w:t>
            </w:r>
          </w:p>
          <w:p w14:paraId="268392D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0A411F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hint="eastAsia"/>
                <w:sz w:val="19"/>
                <w:szCs w:val="19"/>
              </w:rPr>
              <w:t>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1516FB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C36C00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7. </w:t>
            </w:r>
            <w:r>
              <w:rPr>
                <w:rFonts w:ascii="Consolas" w:hAnsi="Consolas"/>
                <w:sz w:val="19"/>
                <w:szCs w:val="19"/>
              </w:rPr>
              <w:t>성공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기준</w:t>
            </w:r>
          </w:p>
          <w:p w14:paraId="1B71A78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7233ED5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- 7</w:t>
            </w:r>
            <w:r>
              <w:rPr>
                <w:rFonts w:ascii="Consolas" w:hAnsi="Consolas"/>
                <w:sz w:val="19"/>
                <w:szCs w:val="19"/>
              </w:rPr>
              <w:t>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Tetromino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D24BE2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동작한다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5A0BE8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정확한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위치에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고정된다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2BB313D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완성된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라인이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25CE15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점수가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증가한다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03D2A2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Game Over </w:t>
            </w:r>
            <w:r>
              <w:rPr>
                <w:rFonts w:ascii="Consolas" w:hAnsi="Consolas"/>
                <w:sz w:val="19"/>
                <w:szCs w:val="19"/>
              </w:rPr>
              <w:t>조건이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동작한다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586334A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Restart </w:t>
            </w:r>
            <w:r>
              <w:rPr>
                <w:rFonts w:ascii="Consolas" w:hAnsi="Consolas"/>
                <w:sz w:val="19"/>
                <w:szCs w:val="19"/>
              </w:rPr>
              <w:t>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상태가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초기화된다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6B009D9A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11AB0FE3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2C4E2287" wp14:editId="4C8F7194">
            <wp:extent cx="5731510" cy="4029710"/>
            <wp:effectExtent l="0" t="0" r="2540" b="8890"/>
            <wp:docPr id="570128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14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4384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3605211E" wp14:editId="7DD45A61">
            <wp:extent cx="5731510" cy="4029710"/>
            <wp:effectExtent l="0" t="0" r="2540" b="8890"/>
            <wp:docPr id="1462020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462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06CE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7-2. ▶ 실습: PRD로부터 To-Do 도출하기</w:t>
      </w:r>
    </w:p>
    <w:p w14:paraId="4065DD3C" w14:textId="77777777" w:rsidR="00917AE4" w:rsidRDefault="00917AE4" w:rsidP="00917AE4">
      <w:pPr>
        <w:spacing w:after="120"/>
      </w:pPr>
      <w:r>
        <w:t>PRD를 컨텍스트로 주고, Codex에게 실행 가능한 작업 목록을 만들게 합니다. 계획 단계는 ‘읽기 전용’</w:t>
      </w:r>
      <w:proofErr w:type="spellStart"/>
      <w:r>
        <w:t>으로</w:t>
      </w:r>
      <w:proofErr w:type="spellEnd"/>
      <w:r>
        <w:t xml:space="preserve"> 받으면 파일이 바뀔 걱정이 없습니다.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91450B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51CD1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(읽기 전용 모드에서)</w:t>
            </w:r>
          </w:p>
          <w:p w14:paraId="568F457B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@PRD.md</w:t>
            </w:r>
            <w:r>
              <w:rPr>
                <w:rFonts w:hint="eastAsia"/>
                <w:sz w:val="21"/>
                <w:szCs w:val="21"/>
              </w:rPr>
              <w:t xml:space="preserve"> 이</w:t>
            </w:r>
            <w:r>
              <w:rPr>
                <w:sz w:val="21"/>
                <w:szCs w:val="21"/>
              </w:rPr>
              <w:t xml:space="preserve"> PRD를 읽고 Tetris MVP를 완성하기 위한</w:t>
            </w:r>
            <w:r>
              <w:rPr>
                <w:rFonts w:hint="eastAsia"/>
                <w:sz w:val="21"/>
                <w:szCs w:val="21"/>
              </w:rPr>
              <w:t xml:space="preserve"> 실행</w:t>
            </w:r>
            <w:r>
              <w:rPr>
                <w:sz w:val="21"/>
                <w:szCs w:val="21"/>
              </w:rPr>
              <w:t xml:space="preserve"> 가능한 To-Do를 만들어 </w:t>
            </w:r>
            <w:r>
              <w:rPr>
                <w:rFonts w:hint="eastAsia"/>
                <w:sz w:val="21"/>
                <w:szCs w:val="21"/>
              </w:rPr>
              <w:t>README.md 파일을 작성해줘.</w:t>
            </w:r>
          </w:p>
          <w:p w14:paraId="51696B6E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</w:p>
          <w:p w14:paraId="544B3C71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규칙</w:t>
            </w:r>
            <w:r>
              <w:rPr>
                <w:sz w:val="21"/>
                <w:szCs w:val="21"/>
              </w:rPr>
              <w:t>:</w:t>
            </w:r>
          </w:p>
          <w:p w14:paraId="655AA0F4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</w:p>
          <w:p w14:paraId="60DD8BAD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각 작업은 독립적으로 구현하고 테스트할 수 있는 작은 단위로 나눌 것</w:t>
            </w:r>
          </w:p>
          <w:p w14:paraId="2E44604A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각 항목마다 "완료 기준"을 작성할 것</w:t>
            </w:r>
          </w:p>
          <w:p w14:paraId="102EB4B4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작업 간 의존성을 고려하여 구현 순서대로 정렬할 것</w:t>
            </w:r>
          </w:p>
          <w:p w14:paraId="6AD70B3F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너무 많은 기능을 한 Task에 묶지 말 것</w:t>
            </w:r>
          </w:p>
          <w:p w14:paraId="56D75005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가능하면 테스트 작업을 각 구현 단계와 함께 포함할 것</w:t>
            </w:r>
          </w:p>
          <w:p w14:paraId="1D25AB75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다음 형식의 표로 정리할 것:</w:t>
            </w:r>
          </w:p>
          <w:p w14:paraId="492F6099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</w:p>
          <w:p w14:paraId="3999B728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Task | 산출물 | 완료 기준</w:t>
            </w:r>
          </w:p>
        </w:tc>
      </w:tr>
    </w:tbl>
    <w:p w14:paraId="7B6A99B5" w14:textId="77777777" w:rsidR="00917AE4" w:rsidRDefault="00917AE4" w:rsidP="00917AE4">
      <w:pPr>
        <w:spacing w:after="40"/>
      </w:pPr>
    </w:p>
    <w:p w14:paraId="4397AB4A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569C3D50" wp14:editId="42E90C7D">
            <wp:extent cx="5731510" cy="4029710"/>
            <wp:effectExtent l="0" t="0" r="2540" b="8890"/>
            <wp:docPr id="323283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67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1D83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0190FCDE" wp14:editId="324181E1">
            <wp:extent cx="5731510" cy="4029710"/>
            <wp:effectExtent l="0" t="0" r="2540" b="8890"/>
            <wp:docPr id="736526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18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9A9B78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FE61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계획은 read-only로 받는 습관</w:t>
            </w:r>
          </w:p>
          <w:p w14:paraId="028A9604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lastRenderedPageBreak/>
              <w:t>계획·분석 단계는 읽기 전용으로 받으면 파일이 바뀔 걱정이 없습니다. 계획이 마음에 들면 Auto(작업 쓰기) 모드로 전환해 실제 구현을 시작하세요.</w:t>
            </w:r>
          </w:p>
        </w:tc>
      </w:tr>
    </w:tbl>
    <w:p w14:paraId="1EF25FA2" w14:textId="77777777" w:rsidR="00917AE4" w:rsidRDefault="00917AE4" w:rsidP="00917AE4">
      <w:pPr>
        <w:spacing w:after="120"/>
      </w:pPr>
      <w:r>
        <w:lastRenderedPageBreak/>
        <w:t>도출된 To-Do를 linksnip/TODO.md 로 저장해 두면, 다음 파트에서 한 항목씩 구현할 때 체크리스트로 쓸 수 있습니다.</w:t>
      </w:r>
    </w:p>
    <w:p w14:paraId="534B8D10" w14:textId="77777777" w:rsidR="00917AE4" w:rsidRDefault="00917AE4" w:rsidP="00917AE4">
      <w:pPr>
        <w:spacing w:after="30"/>
      </w:pPr>
    </w:p>
    <w:p w14:paraId="146F7608" w14:textId="77777777" w:rsidR="00917AE4" w:rsidRDefault="00917AE4" w:rsidP="00917AE4">
      <w:pPr>
        <w:spacing w:after="60"/>
        <w:ind w:left="360" w:hanging="300"/>
      </w:pPr>
      <w:r>
        <w:t>✅ PRD.md를 저장했다</w:t>
      </w:r>
    </w:p>
    <w:p w14:paraId="130FD4DF" w14:textId="77777777" w:rsidR="00917AE4" w:rsidRDefault="00917AE4" w:rsidP="00917AE4">
      <w:pPr>
        <w:spacing w:after="60"/>
        <w:ind w:left="360" w:hanging="300"/>
      </w:pPr>
      <w:r>
        <w:t>✅ Codex가 '완료 기준'이 포함된 To-Do 표를 만들었다</w:t>
      </w:r>
    </w:p>
    <w:p w14:paraId="616618D2" w14:textId="77777777" w:rsidR="00917AE4" w:rsidRDefault="00917AE4" w:rsidP="00917AE4">
      <w:pPr>
        <w:spacing w:after="60"/>
        <w:ind w:left="360" w:hanging="300"/>
      </w:pPr>
      <w:r>
        <w:t>✅ TODO.md로 저장했다</w:t>
      </w:r>
    </w:p>
    <w:p w14:paraId="4CB3E661" w14:textId="24D317C4" w:rsidR="00BB267B" w:rsidRPr="00D04B3E" w:rsidRDefault="00917AE4" w:rsidP="00917AE4">
      <w:pPr>
        <w:pStyle w:val="a3"/>
        <w:snapToGrid w:val="0"/>
        <w:spacing w:line="480" w:lineRule="auto"/>
        <w:rPr>
          <w:rFonts w:ascii="Cambria" w:eastAsia="돋움" w:hAnsi="Cambria"/>
        </w:rPr>
      </w:pPr>
      <w:r>
        <w:br w:type="page"/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BB267B" w:rsidRPr="00D04B3E" w14:paraId="0DF162D3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2C9A04C9" w14:textId="77777777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lastRenderedPageBreak/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2BB65BED" w14:textId="1C878679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Codex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로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proofErr w:type="spellStart"/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테트리스</w:t>
            </w:r>
            <w:proofErr w:type="spellEnd"/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게임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만들고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GitHub Pages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에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배포하기</w:t>
            </w:r>
          </w:p>
        </w:tc>
      </w:tr>
      <w:tr w:rsidR="00BB267B" w:rsidRPr="00D04B3E" w14:paraId="059190EB" w14:textId="77777777" w:rsidTr="00097AF6">
        <w:trPr>
          <w:trHeight w:val="367"/>
        </w:trPr>
        <w:tc>
          <w:tcPr>
            <w:tcW w:w="720" w:type="pct"/>
            <w:vMerge/>
          </w:tcPr>
          <w:p w14:paraId="0068F653" w14:textId="77777777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55BE6E12" w14:textId="163E80AA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</w:tc>
      </w:tr>
    </w:tbl>
    <w:p w14:paraId="3C714A35" w14:textId="77777777" w:rsidR="00BB267B" w:rsidRDefault="00BB267B" w:rsidP="00BB267B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05D5A64B" w14:textId="77777777" w:rsidR="00917AE4" w:rsidRDefault="00917AE4" w:rsidP="00917AE4">
      <w:pPr>
        <w:pStyle w:val="10"/>
        <w:spacing w:before="320" w:after="140"/>
      </w:pPr>
      <w:bookmarkStart w:id="41" w:name="_Toc237702172"/>
      <w:r>
        <w:rPr>
          <w:b/>
          <w:bCs/>
          <w:color w:val="6B5B3E"/>
          <w:sz w:val="30"/>
          <w:szCs w:val="30"/>
        </w:rPr>
        <w:t xml:space="preserve">Part </w:t>
      </w:r>
      <w:r>
        <w:rPr>
          <w:rFonts w:hint="eastAsia"/>
          <w:b/>
          <w:bCs/>
          <w:color w:val="6B5B3E"/>
          <w:sz w:val="30"/>
          <w:szCs w:val="30"/>
        </w:rPr>
        <w:t>8</w:t>
      </w:r>
      <w:r>
        <w:rPr>
          <w:b/>
          <w:bCs/>
          <w:color w:val="6B5B3E"/>
          <w:sz w:val="30"/>
          <w:szCs w:val="30"/>
        </w:rPr>
        <w:t xml:space="preserve">. Codex로 </w:t>
      </w:r>
      <w:proofErr w:type="spellStart"/>
      <w:r>
        <w:rPr>
          <w:b/>
          <w:bCs/>
          <w:color w:val="6B5B3E"/>
          <w:sz w:val="30"/>
          <w:szCs w:val="30"/>
        </w:rPr>
        <w:t>테트리스</w:t>
      </w:r>
      <w:proofErr w:type="spellEnd"/>
      <w:r>
        <w:rPr>
          <w:b/>
          <w:bCs/>
          <w:color w:val="6B5B3E"/>
          <w:sz w:val="30"/>
          <w:szCs w:val="30"/>
        </w:rPr>
        <w:t xml:space="preserve"> 게임 만들고 GitHub Pages에 배포하기</w:t>
      </w:r>
      <w:bookmarkEnd w:id="41"/>
    </w:p>
    <w:p w14:paraId="3F17686D" w14:textId="77777777" w:rsidR="00917AE4" w:rsidRDefault="00917AE4" w:rsidP="00917AE4">
      <w:pPr>
        <w:spacing w:after="120"/>
      </w:pPr>
      <w:r>
        <w:t>Codex App으로 진행</w:t>
      </w:r>
      <w:r>
        <w:rPr>
          <w:rFonts w:hint="eastAsia"/>
        </w:rPr>
        <w:t>.</w:t>
      </w:r>
    </w:p>
    <w:p w14:paraId="000DE71B" w14:textId="77777777" w:rsidR="00917AE4" w:rsidRDefault="00917AE4" w:rsidP="00917AE4">
      <w:pPr>
        <w:spacing w:after="2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216523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7B18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이 장을 따라가는 법</w:t>
            </w:r>
          </w:p>
          <w:p w14:paraId="151357A7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각 ‘프롬프트’ 상자의 내용을 그대로 복사해, Codex의 작성 칸에 붙여 넣으세요</w:t>
            </w:r>
            <w:r>
              <w:rPr>
                <w:rFonts w:hint="eastAsia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한 번에 완벽하지 않아도 괜찮습니다 — 앞에서 배운 ‘반복 개발’을 그대로 적용합니다.</w:t>
            </w:r>
          </w:p>
        </w:tc>
      </w:tr>
    </w:tbl>
    <w:p w14:paraId="4D5D2328" w14:textId="77777777" w:rsidR="00917AE4" w:rsidRDefault="00917AE4" w:rsidP="00917AE4">
      <w:pPr>
        <w:pStyle w:val="20"/>
        <w:spacing w:before="240" w:after="110"/>
      </w:pPr>
      <w:bookmarkStart w:id="42" w:name="_Toc900001"/>
      <w:r>
        <w:rPr>
          <w:b/>
          <w:bCs/>
          <w:color w:val="3A3222"/>
          <w:sz w:val="25"/>
          <w:szCs w:val="25"/>
        </w:rPr>
        <w:t>4.1 최종 산출물</w:t>
      </w:r>
      <w:bookmarkEnd w:id="42"/>
    </w:p>
    <w:p w14:paraId="091A9631" w14:textId="77777777" w:rsidR="00917AE4" w:rsidRDefault="00917AE4" w:rsidP="00917AE4">
      <w:pPr>
        <w:spacing w:after="120"/>
      </w:pPr>
      <w:r>
        <w:t>이 장을 끝까지 따라오면, 다음 결과물이 손에 남습니다.</w:t>
      </w:r>
    </w:p>
    <w:p w14:paraId="5C00956A" w14:textId="64B896E1" w:rsidR="00917AE4" w:rsidRDefault="000074C8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rPr>
          <w:rFonts w:hint="eastAsia"/>
        </w:rPr>
        <w:t xml:space="preserve">Tetris </w:t>
      </w:r>
      <w:r w:rsidR="00917AE4">
        <w:t>(프로젝트 폴더)</w:t>
      </w:r>
    </w:p>
    <w:p w14:paraId="1D70E584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브라우저에서 실행되는 </w:t>
      </w:r>
      <w:proofErr w:type="spellStart"/>
      <w:r>
        <w:t>테트리스</w:t>
      </w:r>
      <w:proofErr w:type="spellEnd"/>
      <w:r>
        <w:t xml:space="preserve"> 게임(index.html, style.css, script.js)</w:t>
      </w:r>
    </w:p>
    <w:p w14:paraId="0F21C2E9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README.md: 실행 방법, 조작법, 기능 목록, 배포 링크</w:t>
      </w:r>
    </w:p>
    <w:p w14:paraId="1D3F22D6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품질 점검 결과: code-review, </w:t>
      </w:r>
      <w:proofErr w:type="spellStart"/>
      <w:r>
        <w:t>qa</w:t>
      </w:r>
      <w:proofErr w:type="spellEnd"/>
      <w:r>
        <w:t>-playtest, bug-hunt, release-check 출력 기록</w:t>
      </w:r>
    </w:p>
    <w:p w14:paraId="1A283C71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GitHub 저장소와 GitHub Pages 배포 URL</w:t>
      </w:r>
    </w:p>
    <w:p w14:paraId="14A38695" w14:textId="77777777" w:rsidR="00917AE4" w:rsidRDefault="00917AE4" w:rsidP="00917AE4">
      <w:pPr>
        <w:pStyle w:val="20"/>
        <w:spacing w:before="240" w:after="110"/>
      </w:pPr>
      <w:bookmarkStart w:id="43" w:name="_Toc900002"/>
      <w:r>
        <w:rPr>
          <w:b/>
          <w:bCs/>
          <w:color w:val="3A3222"/>
          <w:sz w:val="25"/>
          <w:szCs w:val="25"/>
        </w:rPr>
        <w:t>4.2 품질 게이트가 포함된 실습 흐름</w:t>
      </w:r>
      <w:bookmarkEnd w:id="43"/>
    </w:p>
    <w:p w14:paraId="606EB933" w14:textId="77777777" w:rsidR="00917AE4" w:rsidRDefault="00917AE4" w:rsidP="00917AE4">
      <w:pPr>
        <w:spacing w:after="120"/>
      </w:pPr>
      <w:r>
        <w:t>각 단계에는 ‘품질 게이트(quality gate)’가 하나씩 붙어 있습니다. 앞 단계의 확인 기준을 통과해야 다음 단계로 넘어가며, 품질관리 skill을 호출해 결과를 스스로 점검합니다.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2400"/>
        <w:gridCol w:w="3420"/>
      </w:tblGrid>
      <w:tr w:rsidR="00917AE4" w14:paraId="4EBE7502" w14:textId="77777777" w:rsidTr="008378BD">
        <w:trPr>
          <w:tblHeader/>
        </w:trPr>
        <w:tc>
          <w:tcPr>
            <w:tcW w:w="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3C6C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단계</w:t>
            </w:r>
          </w:p>
        </w:tc>
        <w:tc>
          <w:tcPr>
            <w:tcW w:w="2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D6D52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구현 작업</w:t>
            </w:r>
          </w:p>
        </w:tc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7E95C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품질관리 skill</w:t>
            </w:r>
          </w:p>
        </w:tc>
        <w:tc>
          <w:tcPr>
            <w:tcW w:w="3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050F4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확인 기준</w:t>
            </w:r>
          </w:p>
        </w:tc>
      </w:tr>
      <w:tr w:rsidR="00917AE4" w14:paraId="7B1698DA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BBBC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0546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 골격 생성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3D933" w14:textId="2A39B2B3" w:rsidR="00917AE4" w:rsidRDefault="000074C8" w:rsidP="008378BD">
            <w:pPr>
              <w:spacing w:line="264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>$</w:t>
            </w:r>
            <w:r w:rsidR="00917AE4">
              <w:rPr>
                <w:color w:val="000000"/>
                <w:sz w:val="21"/>
                <w:szCs w:val="21"/>
              </w:rPr>
              <w:t>review-structure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0602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 구조, 역할 분리, 실행 가능성 확인</w:t>
            </w:r>
          </w:p>
        </w:tc>
      </w:tr>
      <w:tr w:rsidR="00917AE4" w14:paraId="06D4CCCD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2E2B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0B30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보드와 블록 렌더링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16CB0" w14:textId="0242C5B1" w:rsidR="00917AE4" w:rsidRDefault="000074C8" w:rsidP="008378BD">
            <w:pPr>
              <w:spacing w:line="264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>$</w:t>
            </w:r>
            <w:r w:rsidR="00917AE4">
              <w:rPr>
                <w:color w:val="000000"/>
                <w:sz w:val="21"/>
                <w:szCs w:val="21"/>
              </w:rPr>
              <w:t>code-review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35EB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DOM 구조, 렌더링 함수, 가독성 확인</w:t>
            </w:r>
          </w:p>
        </w:tc>
      </w:tr>
      <w:tr w:rsidR="00917AE4" w14:paraId="5108B7D8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18AF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C41C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낙하·충돌·조작 구현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43D4B" w14:textId="569E92E6" w:rsidR="00917AE4" w:rsidRDefault="000074C8" w:rsidP="008378BD">
            <w:pPr>
              <w:spacing w:line="264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>$</w:t>
            </w:r>
            <w:r w:rsidR="00917AE4">
              <w:rPr>
                <w:color w:val="000000"/>
                <w:sz w:val="21"/>
                <w:szCs w:val="21"/>
              </w:rPr>
              <w:t>review-game-logic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0437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충돌 판정, </w:t>
            </w:r>
            <w:proofErr w:type="spellStart"/>
            <w:r>
              <w:rPr>
                <w:color w:val="000000"/>
                <w:sz w:val="21"/>
                <w:szCs w:val="21"/>
              </w:rPr>
              <w:t>경계값</w:t>
            </w:r>
            <w:proofErr w:type="spellEnd"/>
            <w:r>
              <w:rPr>
                <w:color w:val="000000"/>
                <w:sz w:val="21"/>
                <w:szCs w:val="21"/>
              </w:rPr>
              <w:t>, 회전 오류 확인</w:t>
            </w:r>
          </w:p>
        </w:tc>
      </w:tr>
      <w:tr w:rsidR="00917AE4" w14:paraId="745EF157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1B93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3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BC52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라인 삭제·점수·게임오버 구현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75643" w14:textId="0582CD83" w:rsidR="00917AE4" w:rsidRDefault="000074C8" w:rsidP="008378BD">
            <w:pPr>
              <w:spacing w:line="264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>$</w:t>
            </w:r>
            <w:proofErr w:type="spellStart"/>
            <w:r w:rsidR="00917AE4">
              <w:rPr>
                <w:color w:val="000000"/>
                <w:sz w:val="21"/>
                <w:szCs w:val="21"/>
              </w:rPr>
              <w:t>qa</w:t>
            </w:r>
            <w:proofErr w:type="spellEnd"/>
            <w:r w:rsidR="00917AE4">
              <w:rPr>
                <w:color w:val="000000"/>
                <w:sz w:val="21"/>
                <w:szCs w:val="21"/>
              </w:rPr>
              <w:t>-playtest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5342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사용자 시나리오별 기대 결과 확인</w:t>
            </w:r>
          </w:p>
        </w:tc>
      </w:tr>
      <w:tr w:rsidR="00917AE4" w14:paraId="36F59DE7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D9EB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0073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버그 수정과 </w:t>
            </w:r>
            <w:proofErr w:type="spellStart"/>
            <w:r>
              <w:rPr>
                <w:color w:val="000000"/>
                <w:sz w:val="21"/>
                <w:szCs w:val="21"/>
              </w:rPr>
              <w:t>리팩토링</w:t>
            </w:r>
            <w:proofErr w:type="spellEnd"/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280C1" w14:textId="1983DED8" w:rsidR="00917AE4" w:rsidRDefault="000074C8" w:rsidP="008378BD">
            <w:pPr>
              <w:spacing w:line="264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>$</w:t>
            </w:r>
            <w:r w:rsidR="00917AE4">
              <w:rPr>
                <w:color w:val="000000"/>
                <w:sz w:val="21"/>
                <w:szCs w:val="21"/>
              </w:rPr>
              <w:t>bug-hunt, /refactor-safe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264E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고위험 버그 제거, 기능 변화 없는 구조 개선</w:t>
            </w:r>
          </w:p>
        </w:tc>
      </w:tr>
      <w:tr w:rsidR="00917AE4" w14:paraId="6BF01CDD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7724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89D1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README와 배포 준비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00A4D" w14:textId="3134E8B3" w:rsidR="00917AE4" w:rsidRDefault="000074C8" w:rsidP="008378BD">
            <w:pPr>
              <w:spacing w:line="264" w:lineRule="auto"/>
            </w:pPr>
            <w:r>
              <w:rPr>
                <w:rFonts w:hint="eastAsia"/>
                <w:color w:val="000000"/>
                <w:sz w:val="21"/>
                <w:szCs w:val="21"/>
              </w:rPr>
              <w:t>$</w:t>
            </w:r>
            <w:r w:rsidR="00917AE4">
              <w:rPr>
                <w:color w:val="000000"/>
                <w:sz w:val="21"/>
                <w:szCs w:val="21"/>
              </w:rPr>
              <w:t>release-check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7D84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파일 연결, </w:t>
            </w:r>
            <w:proofErr w:type="spellStart"/>
            <w:r>
              <w:rPr>
                <w:color w:val="000000"/>
                <w:sz w:val="21"/>
                <w:szCs w:val="21"/>
              </w:rPr>
              <w:t>실행법</w:t>
            </w:r>
            <w:proofErr w:type="spellEnd"/>
            <w:r>
              <w:rPr>
                <w:color w:val="000000"/>
                <w:sz w:val="21"/>
                <w:szCs w:val="21"/>
              </w:rPr>
              <w:t>, GitHub Pages 설정 확인</w:t>
            </w:r>
          </w:p>
        </w:tc>
      </w:tr>
    </w:tbl>
    <w:p w14:paraId="75902FA9" w14:textId="77777777" w:rsidR="00917AE4" w:rsidRDefault="00917AE4" w:rsidP="00917AE4">
      <w:pPr>
        <w:pStyle w:val="20"/>
        <w:spacing w:before="240" w:after="110"/>
      </w:pPr>
      <w:bookmarkStart w:id="44" w:name="_Toc921001"/>
      <w:r>
        <w:rPr>
          <w:rFonts w:hint="eastAsia"/>
          <w:b/>
          <w:bCs/>
          <w:color w:val="3A3222"/>
          <w:sz w:val="25"/>
          <w:szCs w:val="25"/>
        </w:rPr>
        <w:t>4.3</w:t>
      </w:r>
      <w:r>
        <w:rPr>
          <w:b/>
          <w:bCs/>
          <w:color w:val="3A3222"/>
          <w:sz w:val="25"/>
          <w:szCs w:val="25"/>
        </w:rPr>
        <w:t xml:space="preserve"> 품질관리 skill 만들기 (Codex로 한 번에)</w:t>
      </w:r>
      <w:bookmarkEnd w:id="44"/>
    </w:p>
    <w:p w14:paraId="37815D75" w14:textId="7FAA3989" w:rsidR="00917AE4" w:rsidRDefault="00917AE4" w:rsidP="00917AE4">
      <w:pPr>
        <w:spacing w:after="120"/>
      </w:pPr>
      <w:r>
        <w:t>8.1~8.7의 각 ‘품질 게이트’에서 호출한</w:t>
      </w:r>
      <w:r w:rsidR="000074C8">
        <w:rPr>
          <w:rFonts w:hint="eastAsia"/>
          <w:color w:val="000000"/>
          <w:sz w:val="21"/>
          <w:szCs w:val="21"/>
        </w:rPr>
        <w:t>$</w:t>
      </w:r>
      <w:r>
        <w:t>review-structure …</w:t>
      </w:r>
      <w:r w:rsidR="000074C8">
        <w:rPr>
          <w:rFonts w:hint="eastAsia"/>
          <w:color w:val="000000"/>
          <w:sz w:val="21"/>
          <w:szCs w:val="21"/>
        </w:rPr>
        <w:t>$</w:t>
      </w:r>
      <w:r>
        <w:t xml:space="preserve">release-check 는 아래 표의 품질관리 skill 입니다. 아직 만들지 않았다면, 다음 프롬프트로 Codex에게 한 번에 생성하게 하세요. skill 을 만드는 방법 자체는 Part 5의 </w:t>
      </w:r>
      <w:proofErr w:type="spellStart"/>
      <w:r>
        <w:t>daily-summary·thread-export</w:t>
      </w:r>
      <w:proofErr w:type="spellEnd"/>
      <w:r>
        <w:t xml:space="preserve"> 예제를 참고하면 됩니다.</w:t>
      </w:r>
    </w:p>
    <w:p w14:paraId="78EB1D1A" w14:textId="77777777" w:rsidR="00917AE4" w:rsidRDefault="00917AE4" w:rsidP="00917AE4">
      <w:pPr>
        <w:spacing w:after="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7E7DF3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8793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— 품질관리 skill 일괄 생성</w:t>
            </w:r>
          </w:p>
          <w:p w14:paraId="1BDEF5BE" w14:textId="77777777" w:rsidR="00917AE4" w:rsidRDefault="00917AE4" w:rsidP="008378BD">
            <w:pPr>
              <w:spacing w:after="20" w:line="264" w:lineRule="auto"/>
            </w:pPr>
            <w:r>
              <w:t>.agents/skills/ 아래에 아래 목록의 품질관리 skill 을 각각 SKILL.md 로 만들어줘.</w:t>
            </w:r>
          </w:p>
          <w:p w14:paraId="53864DDE" w14:textId="77777777" w:rsidR="00917AE4" w:rsidRDefault="00917AE4" w:rsidP="008378BD">
            <w:pPr>
              <w:spacing w:after="20" w:line="264" w:lineRule="auto"/>
            </w:pPr>
            <w:r>
              <w:t xml:space="preserve"> </w:t>
            </w:r>
          </w:p>
          <w:p w14:paraId="6266214D" w14:textId="77777777" w:rsidR="00917AE4" w:rsidRDefault="00917AE4" w:rsidP="008378BD">
            <w:pPr>
              <w:spacing w:after="20" w:line="264" w:lineRule="auto"/>
            </w:pPr>
            <w:r>
              <w:t>공통 규칙:</w:t>
            </w:r>
          </w:p>
          <w:p w14:paraId="03187725" w14:textId="0A33A5A8" w:rsidR="00917AE4" w:rsidRDefault="00917AE4" w:rsidP="008378BD">
            <w:pPr>
              <w:spacing w:after="20" w:line="264" w:lineRule="auto"/>
            </w:pPr>
            <w:r>
              <w:t>- 폴더명과 name 은 이름에서 앞의 "</w:t>
            </w:r>
            <w:r w:rsidR="000074C8">
              <w:rPr>
                <w:rFonts w:hint="eastAsia"/>
                <w:color w:val="000000"/>
                <w:sz w:val="21"/>
                <w:szCs w:val="21"/>
              </w:rPr>
              <w:t>$</w:t>
            </w:r>
            <w:r>
              <w:t xml:space="preserve">"를 뗀 소문자·하이픈 형태로 한다(예: </w:t>
            </w:r>
            <w:r w:rsidR="000074C8">
              <w:rPr>
                <w:rFonts w:hint="eastAsia"/>
                <w:color w:val="000000"/>
                <w:sz w:val="21"/>
                <w:szCs w:val="21"/>
              </w:rPr>
              <w:t>$</w:t>
            </w:r>
            <w:r>
              <w:t>code-review → code-review).</w:t>
            </w:r>
          </w:p>
          <w:p w14:paraId="5C9F76B2" w14:textId="77777777" w:rsidR="00917AE4" w:rsidRDefault="00917AE4" w:rsidP="008378BD">
            <w:pPr>
              <w:spacing w:after="20" w:line="264" w:lineRule="auto"/>
            </w:pPr>
            <w:r>
              <w:t>- description 에는 "무엇을 점검하는지"와 "언제 호출하는지"</w:t>
            </w:r>
            <w:proofErr w:type="spellStart"/>
            <w:r>
              <w:t>를</w:t>
            </w:r>
            <w:proofErr w:type="spellEnd"/>
            <w:r>
              <w:t xml:space="preserve"> 한 문장으로 적는다.</w:t>
            </w:r>
          </w:p>
          <w:p w14:paraId="6C99639B" w14:textId="77777777" w:rsidR="00917AE4" w:rsidRDefault="00917AE4" w:rsidP="008378BD">
            <w:pPr>
              <w:spacing w:after="20" w:line="264" w:lineRule="auto"/>
            </w:pPr>
            <w:r>
              <w:t>- 본문에는 각 skill 의 확인 기준을 점검 체크리스트로 옮기고, 항목마다 통과/실패 판정 기준을 한 줄씩 붙인다.</w:t>
            </w:r>
          </w:p>
          <w:p w14:paraId="538F1317" w14:textId="77777777" w:rsidR="00917AE4" w:rsidRDefault="00917AE4" w:rsidP="008378BD">
            <w:pPr>
              <w:spacing w:after="20" w:line="264" w:lineRule="auto"/>
            </w:pPr>
            <w:r>
              <w:t>- 원칙적으로 코드를 직접 고치지 말고, 발견한 문제를 "항목 / 심각도(높음·중간·낮음) / 개선안" 표로 보고한다.</w:t>
            </w:r>
          </w:p>
          <w:p w14:paraId="32DC34D8" w14:textId="77777777" w:rsidR="00917AE4" w:rsidRDefault="00917AE4" w:rsidP="008378BD">
            <w:pPr>
              <w:spacing w:after="20" w:line="264" w:lineRule="auto"/>
            </w:pPr>
            <w:r>
              <w:t xml:space="preserve">- 예외: refactor-safe 는 기능과 공개 API 를 바꾸지 않는 선에서 </w:t>
            </w:r>
            <w:proofErr w:type="spellStart"/>
            <w:r>
              <w:t>리팩터링을</w:t>
            </w:r>
            <w:proofErr w:type="spellEnd"/>
            <w:r>
              <w:t xml:space="preserve"> 직접 수행하고,</w:t>
            </w:r>
          </w:p>
          <w:p w14:paraId="44E413FE" w14:textId="77777777" w:rsidR="00917AE4" w:rsidRDefault="00917AE4" w:rsidP="008378BD">
            <w:pPr>
              <w:spacing w:after="20" w:line="264" w:lineRule="auto"/>
            </w:pPr>
            <w:r>
              <w:t xml:space="preserve">  변경 전후로 테스트가 모두 통과함을 보여 준다.</w:t>
            </w:r>
          </w:p>
          <w:p w14:paraId="7CDFC2B9" w14:textId="77777777" w:rsidR="00917AE4" w:rsidRDefault="00917AE4" w:rsidP="008378BD">
            <w:pPr>
              <w:spacing w:after="20" w:line="264" w:lineRule="auto"/>
            </w:pPr>
            <w:r>
              <w:t xml:space="preserve"> </w:t>
            </w:r>
          </w:p>
          <w:p w14:paraId="2F3E300A" w14:textId="77777777" w:rsidR="00917AE4" w:rsidRDefault="00917AE4" w:rsidP="008378BD">
            <w:pPr>
              <w:spacing w:after="20" w:line="264" w:lineRule="auto"/>
            </w:pPr>
            <w:r>
              <w:t>만들 skill:</w:t>
            </w:r>
          </w:p>
          <w:p w14:paraId="7FC5BAC8" w14:textId="77777777" w:rsidR="00917AE4" w:rsidRDefault="00917AE4" w:rsidP="008378BD">
            <w:pPr>
              <w:spacing w:after="20" w:line="264" w:lineRule="auto"/>
            </w:pPr>
            <w:r>
              <w:t>- review-structure  : 파일 구조, 역할 분리, 실행 가능성</w:t>
            </w:r>
          </w:p>
          <w:p w14:paraId="5F9B91FA" w14:textId="77777777" w:rsidR="00917AE4" w:rsidRDefault="00917AE4" w:rsidP="008378BD">
            <w:pPr>
              <w:spacing w:after="20" w:line="264" w:lineRule="auto"/>
            </w:pPr>
            <w:r>
              <w:t>- code-review       : DOM 구조, 렌더링 함수, 가독성</w:t>
            </w:r>
          </w:p>
          <w:p w14:paraId="6E3BFF75" w14:textId="77777777" w:rsidR="00917AE4" w:rsidRDefault="00917AE4" w:rsidP="008378BD">
            <w:pPr>
              <w:spacing w:after="20" w:line="264" w:lineRule="auto"/>
            </w:pPr>
            <w:r>
              <w:t xml:space="preserve">- review-game-logic : 충돌 판정, </w:t>
            </w:r>
            <w:proofErr w:type="spellStart"/>
            <w:r>
              <w:t>경계값</w:t>
            </w:r>
            <w:proofErr w:type="spellEnd"/>
            <w:r>
              <w:t>, 회전 오류</w:t>
            </w:r>
          </w:p>
          <w:p w14:paraId="0EC40AF7" w14:textId="77777777" w:rsidR="00917AE4" w:rsidRDefault="00917AE4" w:rsidP="008378BD">
            <w:pPr>
              <w:spacing w:after="20" w:line="264" w:lineRule="auto"/>
            </w:pPr>
            <w:r>
              <w:t xml:space="preserve">- </w:t>
            </w:r>
            <w:proofErr w:type="spellStart"/>
            <w:r>
              <w:t>qa</w:t>
            </w:r>
            <w:proofErr w:type="spellEnd"/>
            <w:r>
              <w:t xml:space="preserve">-playtest       : 사용자 시나리오별 기대 결과(예: 4줄=800점, </w:t>
            </w:r>
            <w:r>
              <w:lastRenderedPageBreak/>
              <w:t>게임오버 후 재시작)</w:t>
            </w:r>
          </w:p>
          <w:p w14:paraId="11E56918" w14:textId="77777777" w:rsidR="00917AE4" w:rsidRDefault="00917AE4" w:rsidP="008378BD">
            <w:pPr>
              <w:spacing w:after="20" w:line="264" w:lineRule="auto"/>
            </w:pPr>
            <w:r>
              <w:t>- bug-hunt          : 고위험 버그 탐지 및 우선순위화</w:t>
            </w:r>
          </w:p>
          <w:p w14:paraId="28FD7C83" w14:textId="77777777" w:rsidR="00917AE4" w:rsidRDefault="00917AE4" w:rsidP="008378BD">
            <w:pPr>
              <w:spacing w:after="20" w:line="264" w:lineRule="auto"/>
            </w:pPr>
            <w:r>
              <w:t>- refactor-safe     : 기능 변화 없는 구조 개선</w:t>
            </w:r>
          </w:p>
          <w:p w14:paraId="1F9E694F" w14:textId="77777777" w:rsidR="00917AE4" w:rsidRDefault="00917AE4" w:rsidP="008378BD">
            <w:pPr>
              <w:spacing w:after="20" w:line="264" w:lineRule="auto"/>
            </w:pPr>
            <w:r>
              <w:t xml:space="preserve">- release-check     : 파일 연결, </w:t>
            </w:r>
            <w:proofErr w:type="spellStart"/>
            <w:r>
              <w:t>실행법</w:t>
            </w:r>
            <w:proofErr w:type="spellEnd"/>
            <w:r>
              <w:t>, GitHub Pages 설정</w:t>
            </w:r>
          </w:p>
          <w:p w14:paraId="1B3ACCA0" w14:textId="77777777" w:rsidR="00917AE4" w:rsidRDefault="00917AE4" w:rsidP="008378BD">
            <w:pPr>
              <w:spacing w:after="20" w:line="264" w:lineRule="auto"/>
            </w:pPr>
            <w:r>
              <w:t xml:space="preserve"> </w:t>
            </w:r>
          </w:p>
          <w:p w14:paraId="39C8D032" w14:textId="77777777" w:rsidR="00917AE4" w:rsidRDefault="00917AE4" w:rsidP="008378BD">
            <w:pPr>
              <w:spacing w:after="20" w:line="264" w:lineRule="auto"/>
            </w:pPr>
            <w:r>
              <w:t xml:space="preserve">끝나면 생성한 폴더 트리와 각 SKILL.md 의 </w:t>
            </w:r>
            <w:proofErr w:type="spellStart"/>
            <w:r>
              <w:t>name·description</w:t>
            </w:r>
            <w:proofErr w:type="spellEnd"/>
            <w:r>
              <w:t xml:space="preserve"> 을 표로 요약해서 보여줘.</w:t>
            </w:r>
          </w:p>
        </w:tc>
      </w:tr>
    </w:tbl>
    <w:p w14:paraId="456BEF2B" w14:textId="77777777" w:rsidR="00917AE4" w:rsidRDefault="00917AE4" w:rsidP="00917AE4">
      <w:pPr>
        <w:spacing w:after="20"/>
      </w:pPr>
    </w:p>
    <w:p w14:paraId="58C30D73" w14:textId="57718386" w:rsidR="00917AE4" w:rsidRDefault="00917AE4" w:rsidP="00917AE4">
      <w:pPr>
        <w:spacing w:after="120"/>
      </w:pPr>
      <w:r>
        <w:t xml:space="preserve">생성이 끝나면 8.1~8.7의 각 품질 게이트에서 </w:t>
      </w:r>
      <w:r w:rsidR="000074C8">
        <w:rPr>
          <w:rFonts w:hint="eastAsia"/>
          <w:color w:val="000000"/>
          <w:sz w:val="21"/>
          <w:szCs w:val="21"/>
        </w:rPr>
        <w:t>$</w:t>
      </w:r>
      <w:r>
        <w:t>review-structure 처럼 호출해 사용합니다. 다음을 확인하세요.</w:t>
      </w:r>
    </w:p>
    <w:p w14:paraId="4DE7E3E5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7개 skill 폴더와 SKILL.md 가 .agents/skills/ 아래에 만들어졌는가?</w:t>
      </w:r>
    </w:p>
    <w:p w14:paraId="541EB057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각 description 에 ‘무엇을·언제’가 모두 적혀 있는가?</w:t>
      </w:r>
    </w:p>
    <w:p w14:paraId="385FE5E1" w14:textId="0E97F618" w:rsidR="00917AE4" w:rsidRDefault="000074C8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rPr>
          <w:rFonts w:hint="eastAsia"/>
          <w:color w:val="000000"/>
          <w:sz w:val="21"/>
          <w:szCs w:val="21"/>
        </w:rPr>
        <w:t>$</w:t>
      </w:r>
      <w:r w:rsidR="00917AE4">
        <w:t>code-review 처럼 실제로 호출했을 때 확인 기준대로 점검·보고하는가?</w:t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7887EB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2AE4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skill 은 한 번 만들면 계속 재사용</w:t>
            </w:r>
          </w:p>
          <w:p w14:paraId="4BE47C7C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품질관리 skill 은 이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프로젝트뿐 아니라 다른 프로젝트에서도 그대로 쓸 수 있습니다. 전역으로 쓰려면 프로젝트의 .agents/skills 대신 ~/.codex/skills 아래에 두면 됩니다.</w:t>
            </w:r>
          </w:p>
        </w:tc>
      </w:tr>
    </w:tbl>
    <w:p w14:paraId="6A71C18A" w14:textId="77777777" w:rsidR="00917AE4" w:rsidRDefault="00917AE4" w:rsidP="00917AE4">
      <w:pPr>
        <w:spacing w:after="20"/>
      </w:pPr>
    </w:p>
    <w:p w14:paraId="291AB888" w14:textId="77777777" w:rsidR="00917AE4" w:rsidRPr="004163BA" w:rsidRDefault="00917AE4" w:rsidP="00917AE4">
      <w:pPr>
        <w:spacing w:after="20"/>
      </w:pPr>
    </w:p>
    <w:p w14:paraId="0125F461" w14:textId="77777777" w:rsidR="00917AE4" w:rsidRDefault="00917AE4" w:rsidP="00917AE4">
      <w:pPr>
        <w:pStyle w:val="20"/>
        <w:spacing w:before="240" w:after="110"/>
      </w:pPr>
      <w:bookmarkStart w:id="45" w:name="_Toc237702173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.1 준비: Codex 실행하기</w:t>
      </w:r>
      <w:bookmarkEnd w:id="45"/>
    </w:p>
    <w:p w14:paraId="281CDED8" w14:textId="77777777" w:rsidR="00917AE4" w:rsidRDefault="00917AE4" w:rsidP="00917AE4">
      <w:pPr>
        <w:spacing w:after="120"/>
      </w:pPr>
      <w:r>
        <w:rPr>
          <w:rFonts w:hint="eastAsia"/>
        </w:rPr>
        <w:t xml:space="preserve">앞에서 만든 Tetris 프로젝트를 </w:t>
      </w:r>
      <w:r>
        <w:t>엽니다.</w:t>
      </w:r>
      <w:r>
        <w:rPr>
          <w:rFonts w:hint="eastAsia"/>
        </w:rPr>
        <w:t xml:space="preserve"> 새 채팅을 열고, 시작합니다.</w:t>
      </w:r>
    </w:p>
    <w:p w14:paraId="769DC162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E7F67B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0CBCB" w14:textId="77777777" w:rsidR="00917AE4" w:rsidRPr="00897685" w:rsidRDefault="00917AE4" w:rsidP="008378B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0 — 프로젝트 골격 </w:t>
            </w:r>
          </w:p>
          <w:p w14:paraId="2866FE4B" w14:textId="77777777" w:rsidR="00917AE4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 폴더에 순수 HTML/CSS/JavaScript(프레임워크·빌드 도구 없이)로 동작하는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게임을 만들 거야. </w:t>
            </w:r>
          </w:p>
          <w:p w14:paraId="12364B0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우선 빈 골격만 만들어줘:</w:t>
            </w:r>
          </w:p>
          <w:p w14:paraId="47E925D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index.html(캔버스 포함), style.css, script.js 세 파일.</w:t>
            </w:r>
          </w:p>
          <w:p w14:paraId="565D317F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index.html을 </w:t>
            </w:r>
            <w:proofErr w:type="spellStart"/>
            <w:r>
              <w:rPr>
                <w:sz w:val="21"/>
                <w:szCs w:val="21"/>
              </w:rPr>
              <w:t>더블클릭하면</w:t>
            </w:r>
            <w:proofErr w:type="spellEnd"/>
            <w:r>
              <w:rPr>
                <w:sz w:val="21"/>
                <w:szCs w:val="21"/>
              </w:rPr>
              <w:t xml:space="preserve"> 브라우저에서 바로 열리게 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화면 중앙에 게임 보드 자리(검은 사각형)와 우측에 점수 영역만 먼저 배치해줘.</w:t>
            </w:r>
          </w:p>
          <w:p w14:paraId="5040BC2A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아직 게임 로직은 넣지 마.</w:t>
            </w:r>
          </w:p>
        </w:tc>
      </w:tr>
    </w:tbl>
    <w:p w14:paraId="58BB4DEB" w14:textId="77777777" w:rsidR="00917AE4" w:rsidRDefault="00917AE4" w:rsidP="00917AE4">
      <w:pPr>
        <w:spacing w:after="120"/>
        <w:rPr>
          <w:b/>
          <w:bCs/>
        </w:rPr>
      </w:pPr>
    </w:p>
    <w:p w14:paraId="24A91A2C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4460B5" wp14:editId="353EBAB9">
            <wp:extent cx="5731510" cy="4029710"/>
            <wp:effectExtent l="0" t="0" r="2540" b="8890"/>
            <wp:docPr id="465860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030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CFBF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428E232C" wp14:editId="61E83243">
            <wp:extent cx="5731510" cy="4029710"/>
            <wp:effectExtent l="0" t="0" r="2540" b="8890"/>
            <wp:docPr id="823212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83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89FB" w14:textId="77777777" w:rsidR="00917AE4" w:rsidRDefault="00917AE4" w:rsidP="00917AE4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DD2808" wp14:editId="76557FC3">
            <wp:extent cx="5731510" cy="3763645"/>
            <wp:effectExtent l="0" t="0" r="2540" b="8255"/>
            <wp:docPr id="1823532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239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59D8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49135945" wp14:editId="0654889B">
            <wp:extent cx="5731510" cy="3439160"/>
            <wp:effectExtent l="0" t="0" r="2540" b="8890"/>
            <wp:docPr id="508591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15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9062" w14:textId="77777777" w:rsidR="00917AE4" w:rsidRDefault="00917AE4" w:rsidP="00917AE4">
      <w:pPr>
        <w:spacing w:after="120"/>
        <w:rPr>
          <w:b/>
          <w:bCs/>
        </w:rPr>
      </w:pPr>
    </w:p>
    <w:p w14:paraId="5523BC11" w14:textId="77777777" w:rsidR="00917AE4" w:rsidRDefault="00917AE4" w:rsidP="00917AE4">
      <w:pPr>
        <w:spacing w:after="120"/>
      </w:pPr>
      <w:r>
        <w:rPr>
          <w:b/>
          <w:bCs/>
        </w:rPr>
        <w:t xml:space="preserve">✔ 확인: </w:t>
      </w:r>
      <w:r>
        <w:t>파일 트리에서 index.html을 열어 코드를 확인하고, 브라우저로 열어 빈 보드와 점수 영역이 보이는지 본다.</w:t>
      </w:r>
    </w:p>
    <w:p w14:paraId="56F2C86B" w14:textId="6C89C090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0. 골격이 만들어지면 </w:t>
      </w:r>
      <w:r w:rsidR="000074C8" w:rsidRPr="000074C8">
        <w:rPr>
          <w:b/>
          <w:bCs/>
        </w:rPr>
        <w:t>$</w:t>
      </w:r>
      <w:r>
        <w:rPr>
          <w:b/>
          <w:bCs/>
        </w:rPr>
        <w:t>review-structure</w:t>
      </w:r>
      <w:r>
        <w:t xml:space="preserve"> 를 실행해 파일 구조·역할 분리·실행 가능성을 점검하고, 지적된 부분을 고친 뒤 다음 단계로 넘어가세요.</w:t>
      </w:r>
    </w:p>
    <w:p w14:paraId="3AFF8E75" w14:textId="77777777" w:rsidR="00917AE4" w:rsidRDefault="00917AE4" w:rsidP="00917AE4">
      <w:pPr>
        <w:spacing w:after="120"/>
      </w:pPr>
    </w:p>
    <w:p w14:paraId="7908F352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46" w:name="_Toc237702174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.2 게임 보드와 블록 렌더링</w:t>
      </w:r>
      <w:bookmarkEnd w:id="46"/>
    </w:p>
    <w:p w14:paraId="676B824E" w14:textId="77777777" w:rsidR="00917AE4" w:rsidRDefault="00917AE4" w:rsidP="00917AE4">
      <w:pPr>
        <w:spacing w:after="120"/>
      </w:pPr>
      <w:r>
        <w:rPr>
          <w:rFonts w:hint="eastAsia"/>
        </w:rPr>
        <w:t>새 채팅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94500C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2CB5F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1 — 보드 그리드와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테트로미노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정의</w:t>
            </w:r>
          </w:p>
          <w:p w14:paraId="28F0B79B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script.js에 </w:t>
            </w:r>
            <w:proofErr w:type="spellStart"/>
            <w:r>
              <w:rPr>
                <w:sz w:val="21"/>
                <w:szCs w:val="21"/>
              </w:rPr>
              <w:t>테트리스의</w:t>
            </w:r>
            <w:proofErr w:type="spellEnd"/>
            <w:r>
              <w:rPr>
                <w:sz w:val="21"/>
                <w:szCs w:val="21"/>
              </w:rPr>
              <w:t xml:space="preserve"> 핵심 데이터를 구현해줘.</w:t>
            </w:r>
          </w:p>
          <w:p w14:paraId="35C082B6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(1) 10×20 칸의 보드 그리드.</w:t>
            </w:r>
          </w:p>
          <w:p w14:paraId="35634BF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(2) 7가지 </w:t>
            </w:r>
            <w:proofErr w:type="spellStart"/>
            <w:r>
              <w:rPr>
                <w:sz w:val="21"/>
                <w:szCs w:val="21"/>
              </w:rPr>
              <w:t>테트로미노</w:t>
            </w:r>
            <w:proofErr w:type="spellEnd"/>
            <w:r>
              <w:rPr>
                <w:sz w:val="21"/>
                <w:szCs w:val="21"/>
              </w:rPr>
              <w:t>(I, O, T, S, Z, J, L)의 모양과 색을 정의.</w:t>
            </w:r>
          </w:p>
          <w:p w14:paraId="3D6555DC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(3) 캔버스에 보드 그리드와 현재 떨어지는 블록을 그리는 draw() 함수.</w:t>
            </w:r>
          </w:p>
          <w:p w14:paraId="739BB5A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아직 자동 낙하나 키 입력은 넣지 말고,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화면 맨 위 중앙에 블록 하나가 '</w:t>
            </w:r>
            <w:proofErr w:type="spellStart"/>
            <w:r>
              <w:rPr>
                <w:sz w:val="21"/>
                <w:szCs w:val="21"/>
              </w:rPr>
              <w:t>그려지기만</w:t>
            </w:r>
            <w:proofErr w:type="spellEnd"/>
            <w:r>
              <w:rPr>
                <w:sz w:val="21"/>
                <w:szCs w:val="21"/>
              </w:rPr>
              <w:t>' 하게 해줘.</w:t>
            </w:r>
          </w:p>
          <w:p w14:paraId="3795CF78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코드에는 한국어 주석을 충분히 달아줘.</w:t>
            </w:r>
          </w:p>
        </w:tc>
      </w:tr>
    </w:tbl>
    <w:p w14:paraId="373C2930" w14:textId="77777777" w:rsidR="00917AE4" w:rsidRDefault="00917AE4" w:rsidP="00917AE4">
      <w:pPr>
        <w:spacing w:after="120"/>
        <w:rPr>
          <w:b/>
          <w:bCs/>
        </w:rPr>
      </w:pPr>
    </w:p>
    <w:p w14:paraId="1A04EE2E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7409624B" wp14:editId="270CDC19">
            <wp:extent cx="5731510" cy="4029710"/>
            <wp:effectExtent l="0" t="0" r="2540" b="8890"/>
            <wp:docPr id="166611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189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2916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646082" wp14:editId="2CD72243">
            <wp:extent cx="5731510" cy="4029710"/>
            <wp:effectExtent l="0" t="0" r="2540" b="8890"/>
            <wp:docPr id="1442126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2690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0AAF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544A1F4F" wp14:editId="3A9FF1AA">
            <wp:extent cx="5731510" cy="3439160"/>
            <wp:effectExtent l="0" t="0" r="2540" b="8890"/>
            <wp:docPr id="844764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471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9F4F" w14:textId="77777777" w:rsidR="00917AE4" w:rsidRDefault="00917AE4" w:rsidP="00917AE4">
      <w:pPr>
        <w:spacing w:after="120"/>
        <w:rPr>
          <w:b/>
          <w:bCs/>
        </w:rPr>
      </w:pPr>
    </w:p>
    <w:p w14:paraId="75D17B54" w14:textId="77777777" w:rsidR="00917AE4" w:rsidRDefault="00917AE4" w:rsidP="00917AE4">
      <w:pPr>
        <w:spacing w:after="120"/>
      </w:pPr>
      <w:r>
        <w:rPr>
          <w:b/>
          <w:bCs/>
        </w:rPr>
        <w:t xml:space="preserve">✔ 확인: </w:t>
      </w:r>
      <w:proofErr w:type="spellStart"/>
      <w:r>
        <w:t>새로고침하면</w:t>
      </w:r>
      <w:proofErr w:type="spellEnd"/>
      <w:r>
        <w:t xml:space="preserve"> 보드 위쪽에 색깔 블록 하나가 그려진다.</w:t>
      </w:r>
    </w:p>
    <w:p w14:paraId="007544D3" w14:textId="4F388DE2" w:rsidR="00917AE4" w:rsidRDefault="00917AE4" w:rsidP="00917AE4">
      <w:pPr>
        <w:spacing w:before="60" w:after="160"/>
      </w:pPr>
      <w:r>
        <w:rPr>
          <w:b/>
          <w:bCs/>
          <w:color w:val="B8963E"/>
        </w:rPr>
        <w:t xml:space="preserve">▶ 품질 게이트 — </w:t>
      </w:r>
      <w:r>
        <w:t xml:space="preserve">단계 1. 블록이 그려지면 </w:t>
      </w:r>
      <w:r w:rsidR="000074C8" w:rsidRPr="000074C8">
        <w:rPr>
          <w:b/>
          <w:bCs/>
        </w:rPr>
        <w:t>$</w:t>
      </w:r>
      <w:r>
        <w:rPr>
          <w:b/>
          <w:bCs/>
        </w:rPr>
        <w:t>code-review</w:t>
      </w:r>
      <w:r>
        <w:t xml:space="preserve"> 로 DOM 구조·렌더링 함수·가독성을 점검하세요. 지적사항을 반영해야 이 단계가 통과입니다.</w:t>
      </w:r>
    </w:p>
    <w:p w14:paraId="2DDDF725" w14:textId="77777777" w:rsidR="00917AE4" w:rsidRDefault="00917AE4" w:rsidP="00917AE4">
      <w:pPr>
        <w:spacing w:after="120"/>
      </w:pPr>
    </w:p>
    <w:p w14:paraId="375F0B87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47" w:name="_Toc237702175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.3 낙하 · 충돌 · 조작</w:t>
      </w:r>
      <w:bookmarkEnd w:id="47"/>
    </w:p>
    <w:p w14:paraId="544A0B27" w14:textId="77777777" w:rsidR="00917AE4" w:rsidRDefault="00917AE4" w:rsidP="00917AE4">
      <w:pPr>
        <w:spacing w:after="120"/>
      </w:pPr>
      <w:r>
        <w:rPr>
          <w:rFonts w:hint="eastAsia"/>
        </w:rPr>
        <w:t>새 채팅</w:t>
      </w:r>
    </w:p>
    <w:p w14:paraId="379AB5E1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4E248C7" w14:textId="77777777" w:rsidTr="008378BD">
        <w:trPr>
          <w:trHeight w:val="2582"/>
        </w:trPr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042F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2 — 자동 낙하와 충돌 판정</w:t>
            </w:r>
          </w:p>
          <w:p w14:paraId="4D56E456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이제 블록이 일정 간격(약 0.5초)마다 한 칸씩 자동으로 내려오게 해줘.</w:t>
            </w:r>
          </w:p>
          <w:p w14:paraId="19829DD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바닥이나 다른 블록에 닿으면 그 자리에 '고정'되고,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새 블록이 맨 위에서 다시 등장하게 해줘.</w:t>
            </w:r>
          </w:p>
          <w:p w14:paraId="42ED4E51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보드 경계와 다른 블록과의 충돌을 정확히 판정하는 함수를 따로 만들어줘.</w:t>
            </w:r>
          </w:p>
        </w:tc>
      </w:tr>
    </w:tbl>
    <w:p w14:paraId="180EBB7C" w14:textId="77777777" w:rsidR="00917AE4" w:rsidRDefault="00917AE4" w:rsidP="00917AE4">
      <w:pPr>
        <w:spacing w:after="120"/>
        <w:rPr>
          <w:b/>
          <w:bCs/>
        </w:rPr>
      </w:pPr>
    </w:p>
    <w:p w14:paraId="083B3893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2506EA0A" wp14:editId="154D4EF6">
            <wp:extent cx="5731510" cy="4029710"/>
            <wp:effectExtent l="0" t="0" r="2540" b="8890"/>
            <wp:docPr id="1997633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392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1F8A" w14:textId="77777777" w:rsidR="00917AE4" w:rsidRDefault="00917AE4" w:rsidP="00917AE4">
      <w:pPr>
        <w:pStyle w:val="20"/>
        <w:spacing w:before="240" w:after="110"/>
      </w:pPr>
      <w:r>
        <w:rPr>
          <w:noProof/>
        </w:rPr>
        <w:lastRenderedPageBreak/>
        <w:drawing>
          <wp:inline distT="0" distB="0" distL="0" distR="0" wp14:anchorId="51DAF83A" wp14:editId="5871A023">
            <wp:extent cx="5731510" cy="4029710"/>
            <wp:effectExtent l="0" t="0" r="2540" b="8890"/>
            <wp:docPr id="8773061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612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DD8F" w14:textId="77777777" w:rsidR="00917AE4" w:rsidRDefault="00917AE4" w:rsidP="00917AE4">
      <w:pPr>
        <w:pStyle w:val="20"/>
        <w:spacing w:before="240" w:after="110"/>
      </w:pPr>
      <w:r>
        <w:rPr>
          <w:noProof/>
        </w:rPr>
        <w:drawing>
          <wp:inline distT="0" distB="0" distL="0" distR="0" wp14:anchorId="1A193B1B" wp14:editId="54FD2CDC">
            <wp:extent cx="5731510" cy="3439160"/>
            <wp:effectExtent l="0" t="0" r="2540" b="8890"/>
            <wp:docPr id="2110318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826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640D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F0FF4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F544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3 — 키보드 조작</w:t>
            </w:r>
          </w:p>
          <w:p w14:paraId="31A06CD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키보드로 조작할 수 있게 해줘. 왼쪽/오른쪽 화살표로 이동,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아래 화살표로 빠른 낙하(soft drop), 위쪽 화살표로 시계방향 회전,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스페이스바로 즉시 하강(hard drop).</w:t>
            </w:r>
          </w:p>
          <w:p w14:paraId="727BB65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회전 시 벽이나 블록에 막히면 회전이 취소되도록 처리해줘.</w:t>
            </w:r>
          </w:p>
        </w:tc>
      </w:tr>
    </w:tbl>
    <w:p w14:paraId="7218A124" w14:textId="77777777" w:rsidR="00917AE4" w:rsidRDefault="00917AE4" w:rsidP="00917AE4">
      <w:pPr>
        <w:spacing w:after="120"/>
        <w:rPr>
          <w:b/>
          <w:bCs/>
        </w:rPr>
      </w:pPr>
    </w:p>
    <w:p w14:paraId="35EAE700" w14:textId="77777777" w:rsidR="00917AE4" w:rsidRPr="001271CE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0FAEDAA7" wp14:editId="4206ED45">
            <wp:extent cx="5731510" cy="4029710"/>
            <wp:effectExtent l="0" t="0" r="2540" b="8890"/>
            <wp:docPr id="632566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699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DD5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C9372D" wp14:editId="28567B49">
            <wp:extent cx="5731510" cy="4029710"/>
            <wp:effectExtent l="0" t="0" r="2540" b="8890"/>
            <wp:docPr id="1808441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114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2E41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18C4735E" wp14:editId="438A9A71">
            <wp:extent cx="5731510" cy="3439160"/>
            <wp:effectExtent l="0" t="0" r="2540" b="8890"/>
            <wp:docPr id="681984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426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78F" w14:textId="77777777" w:rsidR="00917AE4" w:rsidRDefault="00917AE4" w:rsidP="00917AE4">
      <w:pPr>
        <w:spacing w:after="120"/>
        <w:rPr>
          <w:b/>
          <w:bCs/>
        </w:rPr>
      </w:pPr>
    </w:p>
    <w:p w14:paraId="7B4FA434" w14:textId="77777777" w:rsidR="00917AE4" w:rsidRDefault="00917AE4" w:rsidP="00917AE4">
      <w:pPr>
        <w:spacing w:after="120"/>
      </w:pPr>
      <w:r>
        <w:rPr>
          <w:b/>
          <w:bCs/>
        </w:rPr>
        <w:t xml:space="preserve">✔ 확인: </w:t>
      </w:r>
      <w:r>
        <w:t>블록이 스스로 내려오고, 화살표/스페이스로 조작되며, 바닥에서 고정된 뒤 새 블록이 나온다.</w:t>
      </w:r>
    </w:p>
    <w:p w14:paraId="395B5773" w14:textId="15F8F1A5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2. 낙하·충돌·조작이 되면 </w:t>
      </w:r>
      <w:r w:rsidR="000074C8" w:rsidRPr="000074C8">
        <w:rPr>
          <w:b/>
          <w:bCs/>
        </w:rPr>
        <w:t>$</w:t>
      </w:r>
      <w:r>
        <w:rPr>
          <w:b/>
          <w:bCs/>
        </w:rPr>
        <w:t>review-game-logic</w:t>
      </w:r>
      <w:r>
        <w:t xml:space="preserve"> 으로 충돌 판정·</w:t>
      </w:r>
      <w:proofErr w:type="spellStart"/>
      <w:r>
        <w:t>경계값</w:t>
      </w:r>
      <w:proofErr w:type="spellEnd"/>
      <w:r>
        <w:t>·회전 오류를 점검하세요. 회귀가 없는지 확인한 뒤 진행합니다.</w:t>
      </w:r>
    </w:p>
    <w:p w14:paraId="0036BAA9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48" w:name="_Toc237702176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.4 줄 삭제 · 점수 · 게임 오버</w:t>
      </w:r>
      <w:bookmarkEnd w:id="48"/>
    </w:p>
    <w:p w14:paraId="4EA39DBD" w14:textId="77777777" w:rsidR="00917AE4" w:rsidRDefault="00917AE4" w:rsidP="00917AE4">
      <w:pPr>
        <w:spacing w:after="120"/>
      </w:pPr>
      <w:r>
        <w:rPr>
          <w:rFonts w:hint="eastAsia"/>
        </w:rPr>
        <w:t>새 채팅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D66373D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74C4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4 — 라인 클리어와 점수</w:t>
            </w:r>
          </w:p>
          <w:p w14:paraId="4566283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한 줄이 가득 차면 그 줄을 삭제하고 위의 블록들을 한 칸씩 내려줘.</w:t>
            </w:r>
          </w:p>
          <w:p w14:paraId="7B22B47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동시에 여러 줄이 지워질 수 있게 처리하고,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지운 줄 수에 따라 점수를 더해줘(1줄=100, 2줄=300, 3줄=500, 4줄=800).</w:t>
            </w:r>
          </w:p>
          <w:p w14:paraId="7D71AF7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점수는 우측 점수 영역에 실시간으로 표시해줘.</w:t>
            </w:r>
          </w:p>
        </w:tc>
      </w:tr>
    </w:tbl>
    <w:p w14:paraId="2561D722" w14:textId="77777777" w:rsidR="00917AE4" w:rsidRDefault="00917AE4" w:rsidP="00917AE4">
      <w:pPr>
        <w:spacing w:after="30"/>
      </w:pPr>
    </w:p>
    <w:p w14:paraId="35870121" w14:textId="77777777" w:rsidR="00917AE4" w:rsidRDefault="00917AE4" w:rsidP="00917AE4">
      <w:pPr>
        <w:spacing w:after="30"/>
      </w:pPr>
      <w:r>
        <w:rPr>
          <w:noProof/>
        </w:rPr>
        <w:drawing>
          <wp:inline distT="0" distB="0" distL="0" distR="0" wp14:anchorId="3753AADB" wp14:editId="1FCE6A2E">
            <wp:extent cx="5731510" cy="4029710"/>
            <wp:effectExtent l="0" t="0" r="2540" b="8890"/>
            <wp:docPr id="281687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726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74C" w14:textId="77777777" w:rsidR="00917AE4" w:rsidRDefault="00917AE4" w:rsidP="00917AE4">
      <w:pPr>
        <w:spacing w:after="30"/>
      </w:pPr>
      <w:r>
        <w:rPr>
          <w:noProof/>
        </w:rPr>
        <w:lastRenderedPageBreak/>
        <w:drawing>
          <wp:inline distT="0" distB="0" distL="0" distR="0" wp14:anchorId="4CCC1949" wp14:editId="4CF2F6A9">
            <wp:extent cx="5731510" cy="4029710"/>
            <wp:effectExtent l="0" t="0" r="2540" b="8890"/>
            <wp:docPr id="491165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565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7CF4" w14:textId="77777777" w:rsidR="00917AE4" w:rsidRDefault="00917AE4" w:rsidP="00917AE4">
      <w:pPr>
        <w:pStyle w:val="20"/>
        <w:spacing w:before="240" w:after="110"/>
      </w:pPr>
      <w:r>
        <w:rPr>
          <w:noProof/>
        </w:rPr>
        <w:drawing>
          <wp:inline distT="0" distB="0" distL="0" distR="0" wp14:anchorId="1FED95E0" wp14:editId="789B7C1A">
            <wp:extent cx="5731510" cy="3439160"/>
            <wp:effectExtent l="0" t="0" r="2540" b="8890"/>
            <wp:docPr id="297237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755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54E9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44774BE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5D584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5 — 게임 오버와 다시 시작</w:t>
            </w:r>
          </w:p>
          <w:p w14:paraId="7911139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새 블록이 등장할 공간이 없으면 '게임 오버'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표시하고 낙하를 멈춰줘.</w:t>
            </w:r>
          </w:p>
          <w:p w14:paraId="1F2908E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화면에 '다시 시작' 버튼을 두어, 누르면 보드와 점수가 초기화되고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게임이 새로 시작되게 해줘.</w:t>
            </w:r>
          </w:p>
        </w:tc>
      </w:tr>
    </w:tbl>
    <w:p w14:paraId="445642F0" w14:textId="75AC774D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3. 라인 삭제·점수·게임오버가 동작하면 </w:t>
      </w:r>
      <w:r w:rsidR="000074C8" w:rsidRPr="000074C8">
        <w:rPr>
          <w:b/>
          <w:bCs/>
        </w:rPr>
        <w:t>$</w:t>
      </w:r>
      <w:proofErr w:type="spellStart"/>
      <w:r>
        <w:rPr>
          <w:b/>
          <w:bCs/>
        </w:rPr>
        <w:t>qa</w:t>
      </w:r>
      <w:proofErr w:type="spellEnd"/>
      <w:r>
        <w:rPr>
          <w:b/>
          <w:bCs/>
        </w:rPr>
        <w:t>-playtest</w:t>
      </w:r>
      <w:r>
        <w:t xml:space="preserve"> 로 사용자 시나리오별 기대 결과를 점검하세요(예: 4줄 동시 삭제 = 800점, 게임오버 후 재시작).</w:t>
      </w:r>
    </w:p>
    <w:p w14:paraId="3C52C795" w14:textId="77777777" w:rsidR="00917AE4" w:rsidRDefault="00917AE4" w:rsidP="00917AE4">
      <w:pPr>
        <w:spacing w:after="30"/>
      </w:pPr>
    </w:p>
    <w:p w14:paraId="4EBF632A" w14:textId="77777777" w:rsidR="00917AE4" w:rsidRDefault="00917AE4" w:rsidP="00917AE4">
      <w:pPr>
        <w:spacing w:after="30"/>
      </w:pPr>
      <w:r>
        <w:rPr>
          <w:noProof/>
        </w:rPr>
        <w:drawing>
          <wp:inline distT="0" distB="0" distL="0" distR="0" wp14:anchorId="7FF4E774" wp14:editId="716050A3">
            <wp:extent cx="5731510" cy="4029710"/>
            <wp:effectExtent l="0" t="0" r="2540" b="8890"/>
            <wp:docPr id="20833439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391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1967" w14:textId="77777777" w:rsidR="00917AE4" w:rsidRDefault="00917AE4" w:rsidP="00917AE4">
      <w:pPr>
        <w:spacing w:after="30"/>
      </w:pPr>
      <w:r>
        <w:rPr>
          <w:noProof/>
        </w:rPr>
        <w:lastRenderedPageBreak/>
        <w:drawing>
          <wp:inline distT="0" distB="0" distL="0" distR="0" wp14:anchorId="17027507" wp14:editId="5450521A">
            <wp:extent cx="5731510" cy="4029710"/>
            <wp:effectExtent l="0" t="0" r="2540" b="8890"/>
            <wp:docPr id="10690548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480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4169" w14:textId="77777777" w:rsidR="00917AE4" w:rsidRPr="001D3D5F" w:rsidRDefault="00917AE4" w:rsidP="00917AE4">
      <w:pPr>
        <w:spacing w:after="30"/>
      </w:pPr>
      <w:r>
        <w:rPr>
          <w:noProof/>
        </w:rPr>
        <w:drawing>
          <wp:inline distT="0" distB="0" distL="0" distR="0" wp14:anchorId="286A9101" wp14:editId="1B4999E0">
            <wp:extent cx="5731510" cy="3439160"/>
            <wp:effectExtent l="0" t="0" r="2540" b="8890"/>
            <wp:docPr id="719836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676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2D71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728112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D08C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6 — 다듬기(선택)</w:t>
            </w:r>
          </w:p>
          <w:p w14:paraId="45C704D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다음 블록 미리보기(next) 영역을 추가하고,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레벨 개념을 넣어 점수가 오를수록 낙하 </w:t>
            </w:r>
            <w:r>
              <w:rPr>
                <w:sz w:val="21"/>
                <w:szCs w:val="21"/>
              </w:rPr>
              <w:lastRenderedPageBreak/>
              <w:t>속도가 조금씩 빨라지게 해줘.</w:t>
            </w:r>
          </w:p>
          <w:p w14:paraId="7F10EB84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모바일도 고려해 화면 크기에 맞춰 캔버스가 반응형으로 보이게 CSS를 다듬어줘.</w:t>
            </w:r>
          </w:p>
        </w:tc>
      </w:tr>
    </w:tbl>
    <w:p w14:paraId="6725E14C" w14:textId="77777777" w:rsidR="00917AE4" w:rsidRDefault="00917AE4" w:rsidP="00917AE4">
      <w:pPr>
        <w:spacing w:after="30"/>
      </w:pPr>
    </w:p>
    <w:p w14:paraId="3341174C" w14:textId="77777777" w:rsidR="00917AE4" w:rsidRPr="001D3D5F" w:rsidRDefault="00917AE4" w:rsidP="00917AE4">
      <w:pPr>
        <w:spacing w:after="30"/>
      </w:pPr>
      <w:r>
        <w:rPr>
          <w:noProof/>
        </w:rPr>
        <w:drawing>
          <wp:inline distT="0" distB="0" distL="0" distR="0" wp14:anchorId="71A0D6ED" wp14:editId="426236E9">
            <wp:extent cx="5731510" cy="4029710"/>
            <wp:effectExtent l="0" t="0" r="2540" b="8890"/>
            <wp:docPr id="1676959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5907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8DA8" w14:textId="77777777" w:rsidR="00917AE4" w:rsidRDefault="00917AE4" w:rsidP="00917AE4">
      <w:pPr>
        <w:spacing w:after="30"/>
      </w:pPr>
      <w:r>
        <w:rPr>
          <w:noProof/>
        </w:rPr>
        <w:lastRenderedPageBreak/>
        <w:drawing>
          <wp:inline distT="0" distB="0" distL="0" distR="0" wp14:anchorId="4CE16960" wp14:editId="7E9474D1">
            <wp:extent cx="5731510" cy="4029710"/>
            <wp:effectExtent l="0" t="0" r="2540" b="8890"/>
            <wp:docPr id="533071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144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5812" w14:textId="77777777" w:rsidR="00917AE4" w:rsidRDefault="00917AE4" w:rsidP="00917AE4">
      <w:pPr>
        <w:spacing w:after="30"/>
      </w:pPr>
    </w:p>
    <w:p w14:paraId="60A995E9" w14:textId="77777777" w:rsidR="00917AE4" w:rsidRDefault="00917AE4" w:rsidP="00917AE4">
      <w:pPr>
        <w:spacing w:after="30"/>
      </w:pPr>
      <w:r>
        <w:rPr>
          <w:noProof/>
        </w:rPr>
        <w:drawing>
          <wp:inline distT="0" distB="0" distL="0" distR="0" wp14:anchorId="20527A2D" wp14:editId="1725DAC1">
            <wp:extent cx="5731510" cy="3439160"/>
            <wp:effectExtent l="0" t="0" r="2540" b="8890"/>
            <wp:docPr id="1865196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620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0B9" w14:textId="77777777" w:rsidR="00917AE4" w:rsidRDefault="00917AE4" w:rsidP="00917AE4">
      <w:pPr>
        <w:spacing w:after="3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5ED9570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7C45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문제가 생기면 — 디버깅 프롬프트</w:t>
            </w:r>
          </w:p>
          <w:p w14:paraId="42E352D5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증상을 구체적으로 적을수록 잘 고칩니다. 예) “블록이 회전할 때 가끔 벽을 뚫고 나가. </w:t>
            </w:r>
            <w:r>
              <w:rPr>
                <w:sz w:val="21"/>
                <w:szCs w:val="21"/>
              </w:rPr>
              <w:lastRenderedPageBreak/>
              <w:t>회전 후 좌표가 보드 경계를 벗어나면 회전을 되돌리도록 충돌 판정을 점검하고 고쳐줘.”</w:t>
            </w:r>
          </w:p>
        </w:tc>
      </w:tr>
    </w:tbl>
    <w:p w14:paraId="268ABE49" w14:textId="77777777" w:rsidR="00917AE4" w:rsidRDefault="00917AE4" w:rsidP="00917AE4">
      <w:pPr>
        <w:pStyle w:val="20"/>
        <w:spacing w:before="240" w:after="110"/>
      </w:pPr>
      <w:bookmarkStart w:id="49" w:name="_Toc237702177"/>
      <w:r>
        <w:rPr>
          <w:rFonts w:hint="eastAsia"/>
          <w:b/>
          <w:bCs/>
          <w:color w:val="3A3222"/>
          <w:sz w:val="25"/>
          <w:szCs w:val="25"/>
        </w:rPr>
        <w:lastRenderedPageBreak/>
        <w:t>8</w:t>
      </w:r>
      <w:r>
        <w:rPr>
          <w:b/>
          <w:bCs/>
          <w:color w:val="3A3222"/>
          <w:sz w:val="25"/>
          <w:szCs w:val="25"/>
        </w:rPr>
        <w:t>.5 실행과 테스트</w:t>
      </w:r>
      <w:bookmarkEnd w:id="49"/>
    </w:p>
    <w:p w14:paraId="33B2ACC5" w14:textId="77777777" w:rsidR="00917AE4" w:rsidRDefault="00917AE4" w:rsidP="00917AE4">
      <w:pPr>
        <w:spacing w:after="120"/>
      </w:pPr>
      <w:r>
        <w:t xml:space="preserve">가장 간단한 실행은 index.html을 </w:t>
      </w:r>
      <w:proofErr w:type="spellStart"/>
      <w:r>
        <w:t>더블클릭해</w:t>
      </w:r>
      <w:proofErr w:type="spellEnd"/>
      <w:r>
        <w:t xml:space="preserve"> 브라우저로 여는 것입니다. 다만 일부 브라우저 보안 정책 때문에 ‘로컬 서버’로 여는 편이 더 안정적입니다</w:t>
      </w:r>
      <w:r>
        <w:rPr>
          <w:rFonts w:hint="eastAsia"/>
        </w:rPr>
        <w:t>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0EB0C5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AC88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7 — 테스트 시나리오 점검</w:t>
            </w:r>
          </w:p>
          <w:p w14:paraId="150B970C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다음을 직접 점검하고, 안 되는 항목이 있으면 원인을 찾아 고쳐줘:</w:t>
            </w:r>
          </w:p>
          <w:p w14:paraId="78AE5D1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(1) 블록이 7종 모두 나오는가</w:t>
            </w:r>
          </w:p>
          <w:p w14:paraId="5435D18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(2) 좌우 이동·회전·하강이 모두 되는가</w:t>
            </w:r>
          </w:p>
          <w:p w14:paraId="2FB4459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(3) 줄이 가득 차면 삭제되고 점수가 오르는가</w:t>
            </w:r>
          </w:p>
          <w:p w14:paraId="31DF97D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(4) 4줄 동시 삭제 점수가 800인가</w:t>
            </w:r>
          </w:p>
          <w:p w14:paraId="69D1CE7A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(5) 게임 오버 후 다시 시작이 정상 동작하는가.</w:t>
            </w:r>
          </w:p>
        </w:tc>
      </w:tr>
    </w:tbl>
    <w:p w14:paraId="44444BC7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t xml:space="preserve">▶ 품질 게이트 — </w:t>
      </w:r>
      <w:r>
        <w:t xml:space="preserve">단계 4. 위 점검에서 나온 버그는 </w:t>
      </w:r>
      <w:r>
        <w:rPr>
          <w:b/>
          <w:bCs/>
        </w:rPr>
        <w:t>/bug-hunt</w:t>
      </w:r>
      <w:r>
        <w:t xml:space="preserve"> 로 고위험 항목부터 찾아 제거하고, </w:t>
      </w:r>
      <w:r>
        <w:rPr>
          <w:b/>
          <w:bCs/>
        </w:rPr>
        <w:t>/refactor-safe</w:t>
      </w:r>
      <w:r>
        <w:t xml:space="preserve"> 로 기능 변화 없이 구조만 정리하세요.</w:t>
      </w:r>
    </w:p>
    <w:p w14:paraId="0B1BEEA8" w14:textId="77777777" w:rsidR="00917AE4" w:rsidRDefault="00917AE4" w:rsidP="00917AE4">
      <w:pPr>
        <w:pStyle w:val="20"/>
        <w:spacing w:before="240" w:after="110"/>
      </w:pPr>
      <w:bookmarkStart w:id="50" w:name="_Toc237702178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.6 Git으로 기록하고 GitHub에 올리기</w:t>
      </w:r>
      <w:bookmarkEnd w:id="50"/>
    </w:p>
    <w:p w14:paraId="499F62F2" w14:textId="77777777" w:rsidR="00917AE4" w:rsidRDefault="00917AE4" w:rsidP="00917AE4">
      <w:pPr>
        <w:spacing w:after="120"/>
      </w:pPr>
      <w:r>
        <w:t>코드가 동작하면 버전을 기록(commit)하고 원격 저장소(GitHub)에 올립니다. VS Code는 왼쪽 ‘소스 제어(Source Control)’ 패널에서 변경 파일·</w:t>
      </w:r>
      <w:proofErr w:type="spellStart"/>
      <w:r>
        <w:t>스테이징</w:t>
      </w:r>
      <w:proofErr w:type="spellEnd"/>
      <w:r>
        <w:t>·</w:t>
      </w:r>
      <w:proofErr w:type="spellStart"/>
      <w:r>
        <w:t>커밋</w:t>
      </w:r>
      <w:proofErr w:type="spellEnd"/>
      <w:r>
        <w:t>·</w:t>
      </w:r>
      <w:proofErr w:type="spellStart"/>
      <w:r>
        <w:t>푸시를</w:t>
      </w:r>
      <w:proofErr w:type="spellEnd"/>
      <w:r>
        <w:t xml:space="preserve"> 버튼으로 처리할 수 있어, 명령어가 익숙하지 않아도 따라갈 수 있습니다. Git이 처음이라면 세 단어만 기억하세요: 저장소(repo)=버전 관리 단위, </w:t>
      </w:r>
      <w:proofErr w:type="spellStart"/>
      <w:r>
        <w:t>커밋</w:t>
      </w:r>
      <w:proofErr w:type="spellEnd"/>
      <w:r>
        <w:t>(commit)=변경 스냅샷, 푸시(push)=GitHub로 전송.</w:t>
      </w:r>
    </w:p>
    <w:p w14:paraId="02A3B56F" w14:textId="77777777" w:rsidR="00917AE4" w:rsidRDefault="00917AE4" w:rsidP="00917AE4">
      <w:pPr>
        <w:pStyle w:val="30"/>
        <w:spacing w:before="180" w:after="90"/>
        <w:ind w:left="1180" w:hanging="460"/>
      </w:pPr>
      <w:bookmarkStart w:id="51" w:name="_Toc237702179"/>
      <w:r>
        <w:rPr>
          <w:rFonts w:hint="eastAsia"/>
          <w:b/>
          <w:bCs/>
          <w:color w:val="4A4030"/>
          <w:sz w:val="23"/>
          <w:szCs w:val="23"/>
        </w:rPr>
        <w:t>8</w:t>
      </w:r>
      <w:r>
        <w:rPr>
          <w:b/>
          <w:bCs/>
          <w:color w:val="4A4030"/>
          <w:sz w:val="23"/>
          <w:szCs w:val="23"/>
        </w:rPr>
        <w:t>.6.1 사전 준비</w:t>
      </w:r>
      <w:bookmarkEnd w:id="51"/>
    </w:p>
    <w:p w14:paraId="5D741CCB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github.com에서 계정을 만들고 로그인한다.</w:t>
      </w:r>
    </w:p>
    <w:p w14:paraId="4A817DCD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Git이 설치돼 있는지 확인한다(터미널에 git --version). 없으면 git-scm.com에서 설치.</w:t>
      </w:r>
    </w:p>
    <w:p w14:paraId="64C3FB16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GitHub CLI(권장): cli.github.com에서 </w:t>
      </w:r>
      <w:proofErr w:type="spellStart"/>
      <w:r>
        <w:t>gh</w:t>
      </w:r>
      <w:proofErr w:type="spellEnd"/>
      <w:r>
        <w:t xml:space="preserve">를 설치하면 인증·저장소 생성이 쉽다. 설치 후 </w:t>
      </w:r>
      <w:proofErr w:type="spellStart"/>
      <w:r>
        <w:t>gh</w:t>
      </w:r>
      <w:proofErr w:type="spellEnd"/>
      <w:r>
        <w:t xml:space="preserve"> auth login으로 1회 인증.</w:t>
      </w:r>
    </w:p>
    <w:p w14:paraId="4D845E1F" w14:textId="77777777" w:rsidR="00917AE4" w:rsidRDefault="00917AE4" w:rsidP="00917AE4">
      <w:pPr>
        <w:pStyle w:val="30"/>
        <w:spacing w:before="180" w:after="90"/>
        <w:ind w:left="1180" w:hanging="460"/>
      </w:pPr>
      <w:bookmarkStart w:id="52" w:name="_Toc237702180"/>
      <w:r>
        <w:rPr>
          <w:rFonts w:hint="eastAsia"/>
          <w:b/>
          <w:bCs/>
          <w:color w:val="4A4030"/>
          <w:sz w:val="23"/>
          <w:szCs w:val="23"/>
        </w:rPr>
        <w:t>8</w:t>
      </w:r>
      <w:r>
        <w:rPr>
          <w:b/>
          <w:bCs/>
          <w:color w:val="4A4030"/>
          <w:sz w:val="23"/>
          <w:szCs w:val="23"/>
        </w:rPr>
        <w:t xml:space="preserve">.6.2 방법 A — GitHub CLI로 한 번에 </w:t>
      </w:r>
      <w:bookmarkEnd w:id="5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79529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BB10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8 — Git 초기화와 .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gitignore</w:t>
            </w:r>
            <w:proofErr w:type="spellEnd"/>
          </w:p>
          <w:p w14:paraId="4362B38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 프로젝트를 Git 저장소로 초기화하고, OS·에디터 임시 파일을 무시하는</w:t>
            </w:r>
          </w:p>
          <w:p w14:paraId="3C8F24E7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r>
              <w:rPr>
                <w:sz w:val="21"/>
                <w:szCs w:val="21"/>
              </w:rPr>
              <w:t xml:space="preserve">를 만들어줘. 그리고 첫 </w:t>
            </w:r>
            <w:proofErr w:type="spellStart"/>
            <w:r>
              <w:rPr>
                <w:sz w:val="21"/>
                <w:szCs w:val="21"/>
              </w:rPr>
              <w:t>커밋을</w:t>
            </w:r>
            <w:proofErr w:type="spellEnd"/>
            <w:r>
              <w:rPr>
                <w:sz w:val="21"/>
                <w:szCs w:val="21"/>
              </w:rPr>
              <w:t xml:space="preserve"> 'feat: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게임 초기 버전'</w:t>
            </w:r>
          </w:p>
          <w:p w14:paraId="5A879559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메시지로 만들어줘. 터미널 명령을 실행하기 전에 무엇을 할지 먼저 한국어로 설명해줘.</w:t>
            </w:r>
          </w:p>
        </w:tc>
      </w:tr>
      <w:tr w:rsidR="00917AE4" w14:paraId="59F226D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2743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(Codex가 실행하거나 직접 입력)</w:t>
            </w:r>
          </w:p>
          <w:p w14:paraId="6F10A05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6BE4254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git add -A</w:t>
            </w:r>
          </w:p>
          <w:p w14:paraId="2A7843B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62CA41E8" w14:textId="77777777" w:rsidR="00917AE4" w:rsidRDefault="00917AE4" w:rsidP="008378BD">
            <w:pPr>
              <w:spacing w:after="20" w:line="268" w:lineRule="auto"/>
            </w:pPr>
          </w:p>
          <w:p w14:paraId="044F423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GitHub</w:t>
            </w:r>
            <w:r>
              <w:rPr>
                <w:rFonts w:ascii="Consolas" w:hAnsi="Consolas"/>
                <w:sz w:val="19"/>
                <w:szCs w:val="19"/>
              </w:rPr>
              <w:t>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만들고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그대로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업로드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공개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FACF9A5" w14:textId="77777777" w:rsidR="00917AE4" w:rsidRDefault="00917AE4" w:rsidP="008378BD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gh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repo create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-codex --public --source=. --remote=origin --push</w:t>
            </w:r>
          </w:p>
        </w:tc>
      </w:tr>
    </w:tbl>
    <w:p w14:paraId="39C85E78" w14:textId="77777777" w:rsidR="00917AE4" w:rsidRDefault="00917AE4" w:rsidP="00917AE4">
      <w:pPr>
        <w:spacing w:after="120"/>
      </w:pPr>
      <w:r>
        <w:lastRenderedPageBreak/>
        <w:t>위 한 줄(</w:t>
      </w:r>
      <w:proofErr w:type="spellStart"/>
      <w:r>
        <w:t>gh</w:t>
      </w:r>
      <w:proofErr w:type="spellEnd"/>
      <w:r>
        <w:t xml:space="preserve"> repo create … --push)이 저장소 생성·연결·업로드를 한꺼번에 처리합니다.</w:t>
      </w:r>
    </w:p>
    <w:p w14:paraId="56DCF80F" w14:textId="77777777" w:rsidR="00917AE4" w:rsidRDefault="00917AE4" w:rsidP="00917AE4">
      <w:pPr>
        <w:pStyle w:val="30"/>
        <w:spacing w:before="180" w:after="90"/>
        <w:ind w:left="1180" w:hanging="460"/>
      </w:pPr>
      <w:bookmarkStart w:id="53" w:name="_Toc237702181"/>
      <w:r>
        <w:rPr>
          <w:rFonts w:hint="eastAsia"/>
          <w:b/>
          <w:bCs/>
          <w:color w:val="4A4030"/>
          <w:sz w:val="23"/>
          <w:szCs w:val="23"/>
        </w:rPr>
        <w:t>8</w:t>
      </w:r>
      <w:r>
        <w:rPr>
          <w:b/>
          <w:bCs/>
          <w:color w:val="4A4030"/>
          <w:sz w:val="23"/>
          <w:szCs w:val="23"/>
        </w:rPr>
        <w:t>.6.3 방법 B — 웹에서 빈 저장소를 먼저 만들 때</w:t>
      </w:r>
      <w:bookmarkEnd w:id="53"/>
      <w:r>
        <w:rPr>
          <w:b/>
          <w:bCs/>
          <w:color w:val="4A4030"/>
          <w:sz w:val="23"/>
          <w:szCs w:val="23"/>
        </w:rPr>
        <w:t>(권장)</w:t>
      </w:r>
    </w:p>
    <w:p w14:paraId="762548D0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github.com → New repository → 이름(</w:t>
      </w:r>
      <w:proofErr w:type="spellStart"/>
      <w:r>
        <w:t>tetris</w:t>
      </w:r>
      <w:proofErr w:type="spellEnd"/>
      <w:r>
        <w:t>-codex) 입력 → Create(README는 추가하지 않음).</w:t>
      </w:r>
    </w:p>
    <w:p w14:paraId="0F674CF3" w14:textId="77777777" w:rsidR="00917AE4" w:rsidRDefault="00917AE4" w:rsidP="00917AE4">
      <w:pPr>
        <w:spacing w:after="60"/>
      </w:pPr>
    </w:p>
    <w:p w14:paraId="08FFC3A6" w14:textId="6E24875B" w:rsidR="00917AE4" w:rsidRDefault="00000000" w:rsidP="00917AE4">
      <w:pPr>
        <w:spacing w:after="60"/>
      </w:pPr>
      <w:r>
        <w:rPr>
          <w:noProof/>
        </w:rPr>
        <w:pict w14:anchorId="6D507F46">
          <v:shape id="자유형: 도형 17" o:spid="_x0000_s2094" style="position:absolute;margin-left:111.75pt;margin-top:50.5pt;width:232.55pt;height:85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53349,108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" path="m981075,38100c923925,47625,864590,48353,809625,66675v-15060,5020,-20407,24487,-28575,38100c770092,123038,762674,143227,752475,161925v-8865,16253,-19050,31750,-28575,47625c720725,238125,716668,266616,714375,295275,687723,628428,776497,446418,161925,457200v-4875,1828,-135023,49298,-142875,57150c4851,528549,6350,552450,,571500v3175,60325,-1475,121576,9525,180975c15588,785218,67103,864174,95250,885825v22509,17315,50416,26200,76200,38100c276860,972576,405144,1036956,523875,1047750v148646,13513,298450,6350,447675,9525c1109145,1080208,1120795,1086742,1285875,1085850r1562100,-19050c2857500,1060450,2869681,1056908,2876550,1047750v29303,-39071,29348,-61014,38100,-104775c2911475,889000,2911567,834733,2905125,781050v-5965,-49708,-20580,-80024,-38100,-123825c2876550,622300,2884567,586928,2895600,552450v32835,-102610,100701,-200921,19050,-314325c2884679,196498,2820080,198227,2771775,180975,2686677,150583,2602343,116848,2514600,95250,2395476,65927,2274171,45401,2152650,28575,1979134,4550,1632146,3401,1485900,l1085850,9525e" filled="f" strokecolor="#09101d [484]" strokeweight="1pt">
            <v:stroke joinstyle="miter"/>
            <v:path arrowok="t" o:connecttype="custom" o:connectlocs="981075,38100;809625,66675;781050,104775;752475,161925;723900,209550;714375,295275;161925,457200;19050,514350;0,571500;9525,752475;95250,885825;171450,923925;523875,1047750;971550,1057275;1285875,1085850;2847975,1066800;2876550,1047750;2914650,942975;2905125,781050;2867025,657225;2895600,552450;2914650,238125;2771775,180975;2514600,95250;2152650,28575;1485900,0;1085850,9525" o:connectangles="0,0,0,0,0,0,0,0,0,0,0,0,0,0,0,0,0,0,0,0,0,0,0,0,0,0,0"/>
          </v:shape>
        </w:pict>
      </w:r>
      <w:r w:rsidR="00917AE4">
        <w:rPr>
          <w:noProof/>
        </w:rPr>
        <w:drawing>
          <wp:inline distT="0" distB="0" distL="0" distR="0" wp14:anchorId="0707C4C6" wp14:editId="50148205">
            <wp:extent cx="5731510" cy="2926715"/>
            <wp:effectExtent l="0" t="0" r="2540" b="6985"/>
            <wp:docPr id="359170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7088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61B7" w14:textId="0292EBBA" w:rsidR="00917AE4" w:rsidRDefault="00000000" w:rsidP="00917AE4">
      <w:pPr>
        <w:spacing w:after="60"/>
      </w:pPr>
      <w:r>
        <w:rPr>
          <w:noProof/>
        </w:rPr>
        <w:pict w14:anchorId="761FAB2A">
          <v:shape id="자유형: 도형 18" o:spid="_x0000_s2093" style="position:absolute;margin-left:122.95pt;margin-top:95.25pt;width:214.55pt;height:8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24635,103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" path="m381485,c270360,47625,143671,68815,48110,142875,6042,175478,4025,242170,485,295275,-6490,399905,62523,512778,152885,561975,533779,769350,862170,922249,1276835,990600v157418,25948,317500,31750,476250,47625c1997560,1031875,2242740,1038789,2486510,1019175v35383,-2847,68927,-23809,95250,-47625c2623678,933624,2656575,886137,2686535,838200v18124,-28998,25400,-63500,38100,-95250c2674441,391592,2723950,579275,2638910,361950v-13542,-34607,-13102,-77277,-38100,-104775c2492519,138055,2257799,79624,2124560,57150,1749173,-6168,1241041,24196,886310,28575e" filled="f" strokecolor="#09101d [484]" strokeweight="1pt">
            <v:stroke joinstyle="miter"/>
            <v:path arrowok="t" o:connecttype="custom" o:connectlocs="381485,0;48110,142875;485,295275;152885,561975;1276835,990600;1753085,1038225;2486510,1019175;2581760,971550;2686535,838200;2724635,742950;2638910,361950;2600810,257175;2124560,57150;886310,28575" o:connectangles="0,0,0,0,0,0,0,0,0,0,0,0,0,0"/>
          </v:shape>
        </w:pict>
      </w:r>
      <w:r w:rsidR="00917AE4">
        <w:rPr>
          <w:noProof/>
        </w:rPr>
        <w:drawing>
          <wp:inline distT="0" distB="0" distL="0" distR="0" wp14:anchorId="5B4CAD97" wp14:editId="27AC5100">
            <wp:extent cx="5731510" cy="2764790"/>
            <wp:effectExtent l="0" t="0" r="2540" b="0"/>
            <wp:docPr id="639693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391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7BF9" w14:textId="77777777" w:rsidR="00917AE4" w:rsidRDefault="00917AE4" w:rsidP="00917AE4">
      <w:pPr>
        <w:spacing w:after="60"/>
      </w:pPr>
    </w:p>
    <w:p w14:paraId="25B6FF23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생성 화면에 나오는 원격 주소를 복사한 뒤 아래를 실행한다.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B21CCD4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6A8F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 xml:space="preserve"> 예시</w:t>
            </w:r>
          </w:p>
          <w:p w14:paraId="156D285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17B110A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7ED7E2D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3B25BFE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branch -M main</w:t>
            </w:r>
          </w:p>
          <w:p w14:paraId="323FAF2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remote add origin https://github.com/&lt;</w:t>
            </w:r>
            <w:r>
              <w:rPr>
                <w:rFonts w:ascii="Consolas" w:hAnsi="Consolas"/>
                <w:sz w:val="19"/>
                <w:szCs w:val="19"/>
              </w:rPr>
              <w:t>사용자명</w:t>
            </w:r>
            <w:r>
              <w:rPr>
                <w:rFonts w:ascii="Consolas" w:hAnsi="Consolas"/>
                <w:sz w:val="19"/>
                <w:szCs w:val="19"/>
              </w:rPr>
              <w:t>&gt;/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tetris-codex.git</w:t>
            </w:r>
            <w:proofErr w:type="spellEnd"/>
          </w:p>
          <w:p w14:paraId="502F216A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 -u origin main</w:t>
            </w:r>
          </w:p>
        </w:tc>
      </w:tr>
    </w:tbl>
    <w:p w14:paraId="1ABBBB62" w14:textId="77777777" w:rsidR="00917AE4" w:rsidRDefault="00917AE4" w:rsidP="00917AE4">
      <w:pPr>
        <w:spacing w:after="20"/>
      </w:pPr>
    </w:p>
    <w:p w14:paraId="2F105454" w14:textId="77777777" w:rsidR="00917AE4" w:rsidRDefault="00917AE4" w:rsidP="00917AE4">
      <w:pPr>
        <w:spacing w:after="20"/>
      </w:pPr>
      <w:r>
        <w:rPr>
          <w:noProof/>
        </w:rPr>
        <w:drawing>
          <wp:inline distT="0" distB="0" distL="0" distR="0" wp14:anchorId="18AC29FF" wp14:editId="1FD3C992">
            <wp:extent cx="5731510" cy="2459990"/>
            <wp:effectExtent l="0" t="0" r="2540" b="0"/>
            <wp:docPr id="15597526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260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D70F" w14:textId="77777777" w:rsidR="00917AE4" w:rsidRDefault="00917AE4" w:rsidP="00917AE4">
      <w:pPr>
        <w:spacing w:after="20"/>
      </w:pPr>
    </w:p>
    <w:p w14:paraId="636A2B4C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Microsoft Windows [Version 10.0.26200.9168]</w:t>
      </w:r>
    </w:p>
    <w:p w14:paraId="7B0BDC12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(c) Microsoft Corporation. All rights reserved.</w:t>
      </w:r>
    </w:p>
    <w:p w14:paraId="11069A19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455278CA" w14:textId="77777777" w:rsidR="00917AE4" w:rsidRPr="00802504" w:rsidRDefault="00917AE4" w:rsidP="00917AE4">
      <w:pPr>
        <w:spacing w:after="20"/>
      </w:pPr>
      <w:r>
        <w:t xml:space="preserve">C:\DEV\Tetris&gt;git </w:t>
      </w:r>
      <w:proofErr w:type="spellStart"/>
      <w:r>
        <w:t>init</w:t>
      </w:r>
      <w:proofErr w:type="spellEnd"/>
    </w:p>
    <w:p w14:paraId="07F0B0B5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Reinitialized existing Git repository in C:/DEV/Tetris/.git/</w:t>
      </w:r>
    </w:p>
    <w:p w14:paraId="37B7C2A2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1FB28124" w14:textId="77777777" w:rsidR="00917AE4" w:rsidRPr="00802504" w:rsidRDefault="00917AE4" w:rsidP="00917AE4">
      <w:pPr>
        <w:spacing w:after="20"/>
      </w:pPr>
      <w:r>
        <w:t>C:\DEV\Tetris&gt;git add -A</w:t>
      </w:r>
    </w:p>
    <w:p w14:paraId="1E111613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1088A222" w14:textId="77777777" w:rsidR="00917AE4" w:rsidRPr="00802504" w:rsidRDefault="00917AE4" w:rsidP="00917AE4">
      <w:pPr>
        <w:spacing w:after="20"/>
      </w:pPr>
      <w:r>
        <w:t xml:space="preserve">C:\DEV\Tetris&gt;git commit -m "feat: </w:t>
      </w:r>
      <w:proofErr w:type="spellStart"/>
      <w:r>
        <w:t>테트리스</w:t>
      </w:r>
      <w:proofErr w:type="spellEnd"/>
      <w:r>
        <w:t xml:space="preserve"> 게임 초기 버전"</w:t>
      </w:r>
    </w:p>
    <w:p w14:paraId="64C0B3E9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[main (root-commit) bf49373] feat: </w:t>
      </w:r>
      <w:proofErr w:type="spellStart"/>
      <w:r>
        <w:rPr>
          <w:sz w:val="16"/>
          <w:szCs w:val="16"/>
        </w:rPr>
        <w:t>테트리스</w:t>
      </w:r>
      <w:proofErr w:type="spellEnd"/>
      <w:r>
        <w:rPr>
          <w:sz w:val="16"/>
          <w:szCs w:val="16"/>
        </w:rPr>
        <w:t xml:space="preserve"> 게임 초기 버전</w:t>
      </w:r>
    </w:p>
    <w:p w14:paraId="4FC2EF60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5 files changed, 570 insertions(+)</w:t>
      </w:r>
    </w:p>
    <w:p w14:paraId="046607C7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PRD.md</w:t>
      </w:r>
    </w:p>
    <w:p w14:paraId="5944FEDC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README.md</w:t>
      </w:r>
    </w:p>
    <w:p w14:paraId="46F22626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index.html</w:t>
      </w:r>
    </w:p>
    <w:p w14:paraId="52AE4CAE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script.js</w:t>
      </w:r>
    </w:p>
    <w:p w14:paraId="03C096FE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style.css</w:t>
      </w:r>
    </w:p>
    <w:p w14:paraId="0E6D3158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0E0AB0BF" w14:textId="77777777" w:rsidR="00917AE4" w:rsidRPr="00802504" w:rsidRDefault="00917AE4" w:rsidP="00917AE4">
      <w:pPr>
        <w:spacing w:after="20"/>
      </w:pPr>
      <w:r>
        <w:t>C:\DEV\Tetris&gt;git push --set-upstream origin main</w:t>
      </w:r>
    </w:p>
    <w:p w14:paraId="4B2B5691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Enumerating objects: 7, done.</w:t>
      </w:r>
    </w:p>
    <w:p w14:paraId="58A4E7F1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Counting objects: 100% (7/7), done.</w:t>
      </w:r>
    </w:p>
    <w:p w14:paraId="4962FEA3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Delta compression using up to 32 threads</w:t>
      </w:r>
    </w:p>
    <w:p w14:paraId="75CF973E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Compressing objects: 100% (7/7), done.</w:t>
      </w:r>
    </w:p>
    <w:p w14:paraId="37EA122C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Writing objects: 100% (7/7), 8.41 KiB | 4.21 MiB/s, done.</w:t>
      </w:r>
    </w:p>
    <w:p w14:paraId="29C7E426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Total 7 (delta 0), reused 0 (delta 0), pack-reused 0 (from 0)</w:t>
      </w:r>
    </w:p>
    <w:p w14:paraId="74884830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lastRenderedPageBreak/>
        <w:t>To https://github.com/kznetwork/Tetris.git</w:t>
      </w:r>
    </w:p>
    <w:p w14:paraId="2B465718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* [new branch]      main -&gt; main</w:t>
      </w:r>
    </w:p>
    <w:p w14:paraId="4487FEB9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branch 'main' set up to track 'origin/main'.</w:t>
      </w:r>
    </w:p>
    <w:p w14:paraId="3043D23B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34E4DECD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C:\DEV\Tetris&gt;</w:t>
      </w:r>
    </w:p>
    <w:p w14:paraId="4B442F3F" w14:textId="77777777" w:rsidR="00917AE4" w:rsidRDefault="00917AE4" w:rsidP="00917AE4">
      <w:pPr>
        <w:spacing w:after="20"/>
      </w:pPr>
    </w:p>
    <w:p w14:paraId="11D55663" w14:textId="77777777" w:rsidR="00917AE4" w:rsidRDefault="00917AE4" w:rsidP="00917AE4">
      <w:pPr>
        <w:spacing w:after="20"/>
      </w:pPr>
      <w:r>
        <w:rPr>
          <w:noProof/>
        </w:rPr>
        <w:drawing>
          <wp:inline distT="0" distB="0" distL="0" distR="0" wp14:anchorId="1AE8A6C8" wp14:editId="6A52F7BB">
            <wp:extent cx="5731510" cy="2892425"/>
            <wp:effectExtent l="0" t="0" r="2540" b="3175"/>
            <wp:docPr id="1842466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6659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C6EB" w14:textId="77777777" w:rsidR="00917AE4" w:rsidRDefault="00917AE4" w:rsidP="00917AE4">
      <w:pPr>
        <w:spacing w:after="20"/>
      </w:pPr>
    </w:p>
    <w:p w14:paraId="355EECA1" w14:textId="77777777" w:rsidR="00917AE4" w:rsidRDefault="00917AE4" w:rsidP="00917AE4">
      <w:pPr>
        <w:spacing w:after="2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7FEB55E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8AC5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인증 팁</w:t>
            </w:r>
          </w:p>
          <w:p w14:paraId="02E93764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github.com이 비밀번호 대신 ‘토큰’을 요구하면, GitHub의 Settings → Developer settings → Personal access tokens에서 토큰을 발급해 비밀번호 자리에 입력합니다. 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>를 쓰면 이 과정을 자동 처리하므로 입문자에게는 방법 A를 권합니다.</w:t>
            </w:r>
          </w:p>
        </w:tc>
      </w:tr>
    </w:tbl>
    <w:p w14:paraId="1180C047" w14:textId="77777777" w:rsidR="00917AE4" w:rsidRDefault="00917AE4" w:rsidP="00917AE4">
      <w:pPr>
        <w:pStyle w:val="20"/>
        <w:spacing w:before="240" w:after="110"/>
      </w:pPr>
      <w:bookmarkStart w:id="54" w:name="_Toc237702182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.7 GitHub Pages로 배포(누구나 접속하는 링크 만들기)</w:t>
      </w:r>
      <w:bookmarkEnd w:id="54"/>
    </w:p>
    <w:p w14:paraId="135D2835" w14:textId="77777777" w:rsidR="00917AE4" w:rsidRDefault="00917AE4" w:rsidP="00917AE4">
      <w:pPr>
        <w:spacing w:after="120"/>
      </w:pPr>
      <w:r>
        <w:t>정적 파일(HTML/CSS/JS)이므로 GitHub Pages로 무료 배포할 수 있습니다.</w:t>
      </w:r>
    </w:p>
    <w:p w14:paraId="77DC2682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GitHub 저장소 페이지 → Settings → Pages.</w:t>
      </w:r>
    </w:p>
    <w:p w14:paraId="53BE3E57" w14:textId="7BF9BEA0" w:rsidR="00917AE4" w:rsidRDefault="00000000" w:rsidP="00917AE4">
      <w:pPr>
        <w:spacing w:after="70"/>
        <w:ind w:left="360" w:hanging="300"/>
      </w:pPr>
      <w:r>
        <w:rPr>
          <w:noProof/>
        </w:rPr>
        <w:pict w14:anchorId="25447A51">
          <v:shape id="자유형: 도형 20" o:spid="_x0000_s2092" style="position:absolute;left:0;text-align:left;margin-left:.5pt;margin-top:7.15pt;width:304pt;height:209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60533,265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" path="m3431908,333375v-63500,47625,-136662,84550,-190500,142875c3172886,550482,3207499,687055,3260458,752475v22777,28137,69850,19050,104775,28575c3567751,763440,3767141,857986,3851008,676275v8093,-17535,6350,-38100,9525,-57150c3841483,571500,3833552,517733,3803383,476250v-22795,-31343,-64531,-43045,-95250,-66675c3697456,401362,3688182,391348,3679558,381000v-21747,-26097,-18363,-43460,-57150,-57150c3582463,309752,3539858,304800,3498583,295275v-203200,12700,-408774,4629,-609600,38100c2800569,348111,2720695,396485,2641333,438150v-145105,76180,-448407,392407,-485775,428625c2065280,954275,1955907,1027122,1888858,1133475v-92075,146050,-185441,291294,-276225,438150c1570386,1639966,1539271,1718096,1488808,1781175r-114300,142875c1361808,1939925,1351519,1958075,1336408,1971675v-31750,28575,-63949,56659,-95250,85725c1227997,2069621,1217858,2085325,1203058,2095500v-36347,24989,-74251,48191,-114300,66675c1030544,2189043,925927,2218644,860158,2238375v-66277,41423,-119744,68717,-171450,133350c676164,2387405,676008,2409825,669658,2428875v40080,93521,51144,170858,152400,219075c853720,2663027,891908,2654300,926833,2657475v123056,-8790,240814,-13015,361950,-47625c1348917,2592669,1403083,2559050,1460233,2533650v15875,-38100,40553,-73635,47625,-114300c1515175,2377278,1502617,2294978,1469758,2257425v-20779,-23747,-83181,-25490,-104775,-28575c1285608,2197100,1207960,2160634,1126858,2133600l983983,2085975c949058,2006600,916699,1926046,879208,1847850,805544,1694208,718903,1546753,650608,1390650,607546,1292222,584854,1185948,545833,1085850,511760,998446,466023,915915,431533,828675,411965,779180,436867,681571,383908,676275l193408,657225c71539,520123,-17454,479848,2908,276225,9131,213995,26204,138128,79108,104775,185359,37791,320408,34925,441058,,746762,71331,711959,-10001,831583,247650v12327,26550,12700,57150,19050,85725c837933,358775,833591,390522,812533,409575,647942,558490,650608,447966,650608,523875e" filled="f" strokecolor="#09101d [484]" strokeweight="1pt">
            <v:stroke joinstyle="miter"/>
            <v:path arrowok="t" o:connecttype="custom" o:connectlocs="3431908,333375;3241408,476250;3260458,752475;3365233,781050;3851008,676275;3860533,619125;3803383,476250;3708133,409575;3679558,381000;3622408,323850;3498583,295275;2888983,333375;2641333,438150;2155558,866775;1888858,1133475;1612633,1571625;1488808,1781175;1374508,1924050;1336408,1971675;1241158,2057400;1203058,2095500;1088758,2162175;860158,2238375;688708,2371725;669658,2428875;822058,2647950;926833,2657475;1288783,2609850;1460233,2533650;1507858,2419350;1469758,2257425;1364983,2228850;1126858,2133600;983983,2085975;879208,1847850;650608,1390650;545833,1085850;431533,828675;383908,676275;193408,657225;2908,276225;79108,104775;441058,0;831583,247650;850633,333375;812533,409575;650608,523875" o:connectangles="0,0,0,0,0,0,0,0,0,0,0,0,0,0,0,0,0,0,0,0,0,0,0,0,0,0,0,0,0,0,0,0,0,0,0,0,0,0,0,0,0,0,0,0,0,0,0"/>
          </v:shape>
        </w:pict>
      </w:r>
    </w:p>
    <w:p w14:paraId="446A65D9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15B2A7C7" wp14:editId="01DB46A7">
            <wp:extent cx="5731510" cy="2396490"/>
            <wp:effectExtent l="0" t="0" r="2540" b="3810"/>
            <wp:docPr id="886149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93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124B" w14:textId="77777777" w:rsidR="00917AE4" w:rsidRDefault="00917AE4" w:rsidP="00917AE4">
      <w:pPr>
        <w:spacing w:after="70"/>
        <w:ind w:left="360" w:hanging="300"/>
      </w:pPr>
    </w:p>
    <w:p w14:paraId="5614A6A1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Source를 'Deploy from a branch'로, Branch를 main / 루트(/root)로 선택하고 Save.</w:t>
      </w:r>
    </w:p>
    <w:p w14:paraId="71495117" w14:textId="77777777" w:rsidR="00917AE4" w:rsidRDefault="00917AE4" w:rsidP="00917AE4">
      <w:pPr>
        <w:spacing w:after="70"/>
        <w:ind w:left="360" w:hanging="300"/>
      </w:pPr>
    </w:p>
    <w:p w14:paraId="24B8E10F" w14:textId="2B5E6EB6" w:rsidR="00917AE4" w:rsidRDefault="00000000" w:rsidP="00917AE4">
      <w:pPr>
        <w:spacing w:after="70"/>
        <w:ind w:left="360" w:hanging="300"/>
      </w:pPr>
      <w:r>
        <w:rPr>
          <w:noProof/>
        </w:rPr>
        <w:pict w14:anchorId="6DA94F23">
          <v:shape id="자유형: 도형 21" o:spid="_x0000_s2091" style="position:absolute;left:0;text-align:left;margin-left:120pt;margin-top:63.5pt;width:133.35pt;height:82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3232,104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" path="m552636,c378427,18338,180037,-37533,85911,142875v-17685,33896,-6350,76200,-9525,114300c95436,295275,100138,345035,133536,371475v86110,68170,262839,80383,361950,95250c692336,463550,890509,480203,1086036,457200v29072,-3420,62296,-37859,57150,-66675c1129955,316429,1093322,241979,1038411,190500,985490,140887,905061,133350,838386,104775v-77715,19429,-38822,-3096,-47625,133350c772017,528662,800856,336143,771711,438150v-3596,12587,-1006,28161,-9525,38100c750138,490306,732623,500761,714561,504825,457461,562672,436630,558510,228786,571500v-40271,5753,-91646,5921,-123825,38100c68139,646422,9711,733425,9711,733425,6536,755650,-1307,777699,186,800100v5500,82498,34261,115686,123825,142875c494182,1055348,515861,1037076,857436,1047750v107950,-6350,218015,3141,323850,-19050c1335363,996394,1483230,904345,1619436,828675v22225,-28575,55774,-51205,66675,-85725c1734415,589988,1524624,578168,1428936,561975,1298112,539835,1035051,542925,876486,542925e" filled="f" strokecolor="#09101d [484]" strokeweight="1pt">
            <v:stroke joinstyle="miter"/>
            <v:path arrowok="t" o:connecttype="custom" o:connectlocs="552636,0;85911,142875;76386,257175;133536,371475;495486,466725;1086036,457200;1143186,390525;1038411,190500;838386,104775;790761,238125;771711,438150;762186,476250;714561,504825;228786,571500;104961,609600;9711,733425;186,800100;124011,942975;857436,1047750;1181286,1028700;1619436,828675;1686111,742950;1428936,561975;876486,542925" o:connectangles="0,0,0,0,0,0,0,0,0,0,0,0,0,0,0,0,0,0,0,0,0,0,0,0"/>
          </v:shape>
        </w:pict>
      </w:r>
      <w:r w:rsidR="00917AE4">
        <w:rPr>
          <w:noProof/>
        </w:rPr>
        <w:drawing>
          <wp:inline distT="0" distB="0" distL="0" distR="0" wp14:anchorId="4EF9A9A8" wp14:editId="5AEE8292">
            <wp:extent cx="5731510" cy="2225040"/>
            <wp:effectExtent l="0" t="0" r="2540" b="3810"/>
            <wp:docPr id="491293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328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C01C" w14:textId="77777777" w:rsidR="00917AE4" w:rsidRDefault="00917AE4" w:rsidP="00917AE4">
      <w:pPr>
        <w:spacing w:after="70"/>
        <w:ind w:left="360" w:hanging="300"/>
      </w:pPr>
    </w:p>
    <w:p w14:paraId="5C3CCCD5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잠시 후 표시되는 주소(https://&lt;사용자명&gt;.github.io/</w:t>
      </w:r>
      <w:proofErr w:type="spellStart"/>
      <w:r>
        <w:t>tetris</w:t>
      </w:r>
      <w:proofErr w:type="spellEnd"/>
      <w:r>
        <w:t>-codex/)로 접속하면 게임이 열린다.</w:t>
      </w:r>
    </w:p>
    <w:p w14:paraId="238AFF57" w14:textId="77777777" w:rsidR="00917AE4" w:rsidRDefault="00917AE4" w:rsidP="00917AE4">
      <w:pPr>
        <w:spacing w:after="70"/>
        <w:ind w:left="360" w:hanging="300"/>
      </w:pPr>
    </w:p>
    <w:p w14:paraId="26727F07" w14:textId="670F07C3" w:rsidR="00917AE4" w:rsidRDefault="00000000" w:rsidP="00917AE4">
      <w:pPr>
        <w:spacing w:after="70"/>
        <w:ind w:left="360" w:hanging="300"/>
      </w:pPr>
      <w:r>
        <w:rPr>
          <w:noProof/>
        </w:rPr>
        <w:lastRenderedPageBreak/>
        <w:pict w14:anchorId="676C7185">
          <v:shape id="_x0000_s2090" style="position:absolute;left:0;text-align:left;margin-left:311.25pt;margin-top:28.65pt;width:33.8pt;height:37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9008,475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" path="m,152555c34925,254155,50642,550155,104775,457355,233269,237080,135397,394301,381000,66830v59960,-79947,52074,-97820,38100,e" filled="f" strokecolor="#09101d [484]" strokeweight="1pt">
            <v:stroke joinstyle="miter"/>
            <v:path arrowok="t" o:connecttype="custom" o:connectlocs="0,152555;104775,457355;381000,66830;419100,66830" o:connectangles="0,0,0,0"/>
          </v:shape>
        </w:pict>
      </w:r>
      <w:r w:rsidR="00917AE4">
        <w:rPr>
          <w:noProof/>
        </w:rPr>
        <w:drawing>
          <wp:inline distT="0" distB="0" distL="0" distR="0" wp14:anchorId="253B7C65" wp14:editId="7620018F">
            <wp:extent cx="5731510" cy="2343150"/>
            <wp:effectExtent l="0" t="0" r="2540" b="0"/>
            <wp:docPr id="1428381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115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01E4" w14:textId="77777777" w:rsidR="00917AE4" w:rsidRDefault="00917AE4" w:rsidP="00917AE4">
      <w:pPr>
        <w:spacing w:after="70"/>
        <w:ind w:left="360" w:hanging="300"/>
      </w:pPr>
    </w:p>
    <w:p w14:paraId="76D55334" w14:textId="77777777" w:rsidR="00917AE4" w:rsidRDefault="00917AE4" w:rsidP="00917AE4">
      <w:pPr>
        <w:spacing w:after="70"/>
        <w:ind w:left="360" w:hanging="300"/>
      </w:pPr>
      <w:hyperlink r:id="rId139" w:history="1">
        <w:r>
          <w:rPr>
            <w:rStyle w:val="aff2"/>
          </w:rPr>
          <w:t>https://kznetwork.github.io/Tetris/</w:t>
        </w:r>
      </w:hyperlink>
    </w:p>
    <w:p w14:paraId="70E5E7C0" w14:textId="77777777" w:rsidR="00917AE4" w:rsidRDefault="00917AE4" w:rsidP="00917AE4">
      <w:pPr>
        <w:spacing w:after="70"/>
        <w:ind w:left="360" w:hanging="300"/>
      </w:pPr>
    </w:p>
    <w:p w14:paraId="3EF8A650" w14:textId="77777777" w:rsidR="00917AE4" w:rsidRPr="0080250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44E8C71B" wp14:editId="312B2FE6">
            <wp:extent cx="5731510" cy="3788410"/>
            <wp:effectExtent l="0" t="0" r="2540" b="2540"/>
            <wp:docPr id="12120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21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24C0" w14:textId="77777777" w:rsidR="00917AE4" w:rsidRDefault="00917AE4" w:rsidP="00917AE4">
      <w:pPr>
        <w:spacing w:after="70"/>
        <w:ind w:left="360" w:hanging="300"/>
      </w:pPr>
    </w:p>
    <w:p w14:paraId="00BBC3DA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34ABD0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53D7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9 — README 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업그레이드</w:t>
            </w:r>
          </w:p>
          <w:p w14:paraId="6723CBB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 프로젝트의 README.md를 만들어줘. 게임 소개</w:t>
            </w:r>
            <w:r>
              <w:rPr>
                <w:rFonts w:hint="eastAsia"/>
                <w:sz w:val="21"/>
                <w:szCs w:val="21"/>
              </w:rPr>
              <w:t>와 릴리즈 정보</w:t>
            </w:r>
            <w:r>
              <w:rPr>
                <w:sz w:val="21"/>
                <w:szCs w:val="21"/>
              </w:rPr>
              <w:t>, 조작법(화살표·스페이스), GitHub Pages 데모 링크 자리(&lt;여기에 링크&gt;)를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포함해줘. 한국어로, 깔끔한 마크다운으로 작성해줘.</w:t>
            </w:r>
          </w:p>
        </w:tc>
      </w:tr>
    </w:tbl>
    <w:p w14:paraId="45420943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5. README를 만든 뒤 배포 전에 </w:t>
      </w:r>
      <w:r>
        <w:rPr>
          <w:b/>
          <w:bCs/>
        </w:rPr>
        <w:t>/release-check</w:t>
      </w:r>
      <w:r>
        <w:t xml:space="preserve"> 로 파일 연결·</w:t>
      </w:r>
      <w:proofErr w:type="spellStart"/>
      <w:r>
        <w:t>실행법</w:t>
      </w:r>
      <w:proofErr w:type="spellEnd"/>
      <w:r>
        <w:t>·GitHub Pages 설정을 최종 점검하세요. 통과하면 배포(8.7)로 진행합니다.</w:t>
      </w:r>
    </w:p>
    <w:p w14:paraId="116A1BC5" w14:textId="77777777" w:rsidR="00917AE4" w:rsidRDefault="00917AE4" w:rsidP="00917AE4">
      <w:pPr>
        <w:spacing w:after="20"/>
      </w:pPr>
      <w:r>
        <w:rPr>
          <w:rFonts w:hint="eastAsia"/>
        </w:rPr>
        <w:t>새 채팅</w:t>
      </w:r>
    </w:p>
    <w:p w14:paraId="2EB81289" w14:textId="77777777" w:rsidR="00917AE4" w:rsidRDefault="00917AE4" w:rsidP="00917AE4">
      <w:pPr>
        <w:spacing w:after="20"/>
      </w:pPr>
    </w:p>
    <w:p w14:paraId="66ABCD8F" w14:textId="77777777" w:rsidR="00917AE4" w:rsidRDefault="00917AE4" w:rsidP="00917AE4">
      <w:pPr>
        <w:spacing w:after="20"/>
      </w:pPr>
      <w:r>
        <w:rPr>
          <w:noProof/>
        </w:rPr>
        <w:drawing>
          <wp:inline distT="0" distB="0" distL="0" distR="0" wp14:anchorId="60D96345" wp14:editId="0EC22A4E">
            <wp:extent cx="5731510" cy="4029710"/>
            <wp:effectExtent l="0" t="0" r="2540" b="8890"/>
            <wp:docPr id="3825108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086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E534" w14:textId="77777777" w:rsidR="00917AE4" w:rsidRDefault="00917AE4" w:rsidP="00917AE4">
      <w:pPr>
        <w:spacing w:after="70"/>
        <w:ind w:left="360" w:hanging="300"/>
      </w:pPr>
    </w:p>
    <w:p w14:paraId="78DAD833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49DDBCD0" wp14:editId="5AA16688">
            <wp:extent cx="5731510" cy="4029710"/>
            <wp:effectExtent l="0" t="0" r="2540" b="8890"/>
            <wp:docPr id="2038380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076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1456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367B6E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A122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10 — 변경 후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재배포</w:t>
            </w:r>
            <w:proofErr w:type="spellEnd"/>
          </w:p>
        </w:tc>
      </w:tr>
    </w:tbl>
    <w:p w14:paraId="3CE0164E" w14:textId="77777777" w:rsidR="00917AE4" w:rsidRDefault="00917AE4" w:rsidP="00917AE4">
      <w:pPr>
        <w:spacing w:after="20"/>
      </w:pPr>
    </w:p>
    <w:p w14:paraId="7BC48121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C58818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AC42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1864CF7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6E78996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README.md </w:t>
            </w:r>
            <w:r>
              <w:rPr>
                <w:rFonts w:ascii="Consolas" w:hAnsi="Consolas" w:hint="eastAsia"/>
                <w:sz w:val="19"/>
                <w:szCs w:val="19"/>
              </w:rPr>
              <w:t>파일에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 w:hint="eastAsia"/>
                <w:sz w:val="19"/>
                <w:szCs w:val="19"/>
              </w:rPr>
              <w:t>릴리즈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 w:hint="eastAsia"/>
                <w:sz w:val="19"/>
                <w:szCs w:val="19"/>
              </w:rPr>
              <w:t>정보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 w:hint="eastAsia"/>
                <w:sz w:val="19"/>
                <w:szCs w:val="19"/>
              </w:rPr>
              <w:t>추가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…"</w:t>
            </w:r>
          </w:p>
          <w:p w14:paraId="23A281C1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</w:t>
            </w:r>
          </w:p>
        </w:tc>
      </w:tr>
    </w:tbl>
    <w:p w14:paraId="5A6E35FE" w14:textId="77777777" w:rsidR="00917AE4" w:rsidRDefault="00917AE4" w:rsidP="00917AE4">
      <w:pPr>
        <w:spacing w:after="20"/>
      </w:pPr>
    </w:p>
    <w:p w14:paraId="511A2737" w14:textId="77777777" w:rsidR="00917AE4" w:rsidRDefault="00917AE4" w:rsidP="00917AE4">
      <w:pPr>
        <w:spacing w:after="20"/>
      </w:pPr>
      <w:r>
        <w:rPr>
          <w:noProof/>
        </w:rPr>
        <w:lastRenderedPageBreak/>
        <w:drawing>
          <wp:inline distT="0" distB="0" distL="0" distR="0" wp14:anchorId="7CE7499E" wp14:editId="500026E9">
            <wp:extent cx="5731510" cy="3063875"/>
            <wp:effectExtent l="0" t="0" r="2540" b="3175"/>
            <wp:docPr id="17310074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746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4FEE" w14:textId="77777777" w:rsidR="00917AE4" w:rsidRDefault="00917AE4" w:rsidP="00917AE4">
      <w:pPr>
        <w:spacing w:after="20"/>
      </w:pPr>
    </w:p>
    <w:p w14:paraId="2A8A4D55" w14:textId="77777777" w:rsidR="00917AE4" w:rsidRDefault="00917AE4" w:rsidP="00917AE4">
      <w:pPr>
        <w:spacing w:after="20"/>
      </w:pPr>
    </w:p>
    <w:p w14:paraId="16C570B3" w14:textId="77777777" w:rsidR="00917AE4" w:rsidRDefault="00917AE4" w:rsidP="00917AE4">
      <w:pPr>
        <w:spacing w:after="60"/>
        <w:ind w:left="360" w:hanging="300"/>
      </w:pPr>
      <w:r>
        <w:t>✅ index.html·style.css·script.js 골격을 만들었다</w:t>
      </w:r>
    </w:p>
    <w:p w14:paraId="2F814D0F" w14:textId="77777777" w:rsidR="00917AE4" w:rsidRDefault="00917AE4" w:rsidP="00917AE4">
      <w:pPr>
        <w:spacing w:after="60"/>
        <w:ind w:left="360" w:hanging="300"/>
      </w:pPr>
      <w:r>
        <w:t>✅ 블록 낙하·조작·줄 삭제·점수·게임오버가 모두 동작한다</w:t>
      </w:r>
    </w:p>
    <w:p w14:paraId="0E75FD9D" w14:textId="77777777" w:rsidR="00917AE4" w:rsidRDefault="00917AE4" w:rsidP="00917AE4">
      <w:pPr>
        <w:spacing w:after="60"/>
        <w:ind w:left="360" w:hanging="300"/>
      </w:pPr>
      <w:r>
        <w:t>✅ GitHub에 올리고 GitHub Pages 주소로 접속된다</w:t>
      </w:r>
    </w:p>
    <w:p w14:paraId="5F8F163F" w14:textId="77777777" w:rsidR="00917AE4" w:rsidRDefault="00917AE4" w:rsidP="00917AE4">
      <w:r>
        <w:br w:type="page"/>
      </w:r>
    </w:p>
    <w:p w14:paraId="0F556128" w14:textId="77777777" w:rsidR="00917AE4" w:rsidRDefault="00917AE4" w:rsidP="00917AE4">
      <w:pPr>
        <w:pStyle w:val="10"/>
        <w:spacing w:before="320" w:after="140"/>
      </w:pPr>
      <w:bookmarkStart w:id="55" w:name="_Toc237702165"/>
      <w:r>
        <w:rPr>
          <w:b/>
          <w:bCs/>
          <w:color w:val="6B5B3E"/>
          <w:sz w:val="30"/>
          <w:szCs w:val="30"/>
        </w:rPr>
        <w:lastRenderedPageBreak/>
        <w:t xml:space="preserve">부록 A. 프롬프트 · 컨텍스트 · </w:t>
      </w:r>
      <w:proofErr w:type="spellStart"/>
      <w:r>
        <w:rPr>
          <w:b/>
          <w:bCs/>
          <w:color w:val="6B5B3E"/>
          <w:sz w:val="30"/>
          <w:szCs w:val="30"/>
        </w:rPr>
        <w:t>하네스</w:t>
      </w:r>
      <w:proofErr w:type="spellEnd"/>
      <w:r>
        <w:rPr>
          <w:b/>
          <w:bCs/>
          <w:color w:val="6B5B3E"/>
          <w:sz w:val="30"/>
          <w:szCs w:val="30"/>
        </w:rPr>
        <w:t xml:space="preserve"> 예시 모음 (</w:t>
      </w:r>
      <w:proofErr w:type="spellStart"/>
      <w:r>
        <w:rPr>
          <w:b/>
          <w:bCs/>
          <w:color w:val="6B5B3E"/>
          <w:sz w:val="30"/>
          <w:szCs w:val="30"/>
        </w:rPr>
        <w:t>치트시트</w:t>
      </w:r>
      <w:proofErr w:type="spellEnd"/>
      <w:r>
        <w:rPr>
          <w:b/>
          <w:bCs/>
          <w:color w:val="6B5B3E"/>
          <w:sz w:val="30"/>
          <w:szCs w:val="30"/>
        </w:rPr>
        <w:t>)</w:t>
      </w:r>
      <w:bookmarkEnd w:id="55"/>
    </w:p>
    <w:p w14:paraId="597CEF15" w14:textId="77777777" w:rsidR="00917AE4" w:rsidRDefault="00917AE4" w:rsidP="00917AE4">
      <w:pPr>
        <w:spacing w:after="120"/>
      </w:pPr>
      <w:r>
        <w:t>실습 중 바로 꺼내 쓸 수 있도록, 세 가지 엔지니어링의 핵심 예시를 한곳에 모았습니다.</w:t>
      </w:r>
    </w:p>
    <w:p w14:paraId="28ECD145" w14:textId="77777777" w:rsidR="00917AE4" w:rsidRDefault="00917AE4" w:rsidP="00917AE4">
      <w:pPr>
        <w:pStyle w:val="20"/>
        <w:spacing w:before="240" w:after="110"/>
      </w:pPr>
      <w:bookmarkStart w:id="56" w:name="_Toc237702166"/>
      <w:r>
        <w:rPr>
          <w:b/>
          <w:bCs/>
          <w:color w:val="3A3222"/>
          <w:sz w:val="25"/>
          <w:szCs w:val="25"/>
        </w:rPr>
        <w:t>A-1. 프롬프트 엔지니어링 예시 (P-C-T-F)</w:t>
      </w:r>
      <w:bookmarkEnd w:id="56"/>
    </w:p>
    <w:p w14:paraId="20251956" w14:textId="77777777" w:rsidR="00917AE4" w:rsidRDefault="00917AE4" w:rsidP="00917AE4">
      <w:pPr>
        <w:spacing w:after="120"/>
      </w:pPr>
      <w:r>
        <w:rPr>
          <w:b/>
          <w:bCs/>
        </w:rPr>
        <w:t>네 요소(역할·맥락·작업/검증·형식)를 채워서 사용하세요.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60"/>
        <w:gridCol w:w="3660"/>
      </w:tblGrid>
      <w:tr w:rsidR="00917AE4" w14:paraId="7A36834D" w14:textId="77777777" w:rsidTr="008378BD">
        <w:tc>
          <w:tcPr>
            <w:tcW w:w="9020" w:type="dxa"/>
            <w:gridSpan w:val="3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9C6D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0B5E14B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334CF4C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P: </w:t>
            </w:r>
            <w:r>
              <w:rPr>
                <w:rFonts w:ascii="Consolas" w:hAnsi="Consolas"/>
                <w:sz w:val="19"/>
                <w:szCs w:val="19"/>
              </w:rPr>
              <w:t>꼼꼼한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프론트엔드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개발자로서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A56BF99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대상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/components/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Result.tsx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/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라이브러리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기존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디자인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토큰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D01137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단축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결과에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버튼을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검증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build·npm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클릭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D55AA7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목록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변경점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A7A0521" w14:textId="77777777" w:rsidR="00917AE4" w:rsidRDefault="00917AE4" w:rsidP="008378BD">
            <w:pPr>
              <w:spacing w:after="20" w:line="268" w:lineRule="auto"/>
            </w:pPr>
          </w:p>
          <w:p w14:paraId="262391A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버그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수정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3D97F5F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재현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빈</w:t>
            </w:r>
            <w:r>
              <w:rPr>
                <w:rFonts w:ascii="Consolas" w:hAnsi="Consolas"/>
                <w:sz w:val="19"/>
                <w:szCs w:val="19"/>
              </w:rPr>
              <w:t xml:space="preserve"> URL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줄이기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앱이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됨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9C3919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찾아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막을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EB63D8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추가한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실패</w:t>
            </w:r>
            <w:r>
              <w:rPr>
                <w:rFonts w:ascii="Consolas" w:hAnsi="Consolas"/>
                <w:sz w:val="19"/>
                <w:szCs w:val="19"/>
              </w:rPr>
              <w:t>→</w:t>
            </w:r>
            <w:r>
              <w:rPr>
                <w:rFonts w:ascii="Consolas" w:hAnsi="Consolas"/>
                <w:sz w:val="19"/>
                <w:szCs w:val="19"/>
              </w:rPr>
              <w:t>통과로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바뀌는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6349CC" w14:textId="77777777" w:rsidR="00917AE4" w:rsidRDefault="00917AE4" w:rsidP="008378BD">
            <w:pPr>
              <w:spacing w:after="20" w:line="268" w:lineRule="auto"/>
            </w:pPr>
          </w:p>
          <w:p w14:paraId="1C12E43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리팩터링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1BC9C1F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대상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/lib/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621D14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공개</w:t>
            </w:r>
            <w:r>
              <w:rPr>
                <w:rFonts w:ascii="Consolas" w:hAnsi="Consolas"/>
                <w:sz w:val="19"/>
                <w:szCs w:val="19"/>
              </w:rPr>
              <w:t xml:space="preserve"> API</w:t>
            </w:r>
            <w:r>
              <w:rPr>
                <w:rFonts w:ascii="Consolas" w:hAnsi="Consolas"/>
                <w:sz w:val="19"/>
                <w:szCs w:val="19"/>
              </w:rPr>
              <w:t>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그대로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중복만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가독성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개선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A6585D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기존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통과함을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변화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>).</w:t>
            </w:r>
          </w:p>
          <w:p w14:paraId="23CDC55B" w14:textId="77777777" w:rsidR="00917AE4" w:rsidRDefault="00917AE4" w:rsidP="008378BD">
            <w:pPr>
              <w:spacing w:after="20" w:line="268" w:lineRule="auto"/>
            </w:pPr>
          </w:p>
          <w:p w14:paraId="28190BF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계획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63EC4596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코드를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짜기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</w:t>
            </w:r>
            <w:r>
              <w:rPr>
                <w:rFonts w:ascii="Consolas" w:hAnsi="Consolas"/>
                <w:sz w:val="19"/>
                <w:szCs w:val="19"/>
              </w:rPr>
              <w:t xml:space="preserve"> 5–8</w:t>
            </w:r>
            <w:r>
              <w:rPr>
                <w:rFonts w:ascii="Consolas" w:hAnsi="Consolas"/>
                <w:sz w:val="19"/>
                <w:szCs w:val="19"/>
              </w:rPr>
              <w:t>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나눈</w:t>
            </w:r>
            <w:r>
              <w:rPr>
                <w:rFonts w:ascii="Consolas" w:hAnsi="Consolas"/>
                <w:sz w:val="19"/>
                <w:szCs w:val="19"/>
              </w:rPr>
              <w:t xml:space="preserve"> To-Do</w:t>
            </w:r>
            <w:r>
              <w:rPr>
                <w:rFonts w:ascii="Consolas" w:hAnsi="Consolas"/>
                <w:sz w:val="19"/>
                <w:szCs w:val="19"/>
              </w:rPr>
              <w:t>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제안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작업에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완료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기준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줄씩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  <w:tr w:rsidR="00917AE4" w14:paraId="4E7F9379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80BD3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원칙</w:t>
            </w:r>
          </w:p>
        </w:tc>
        <w:tc>
          <w:tcPr>
            <w:tcW w:w="36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A520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Do</w:t>
            </w:r>
          </w:p>
        </w:tc>
        <w:tc>
          <w:tcPr>
            <w:tcW w:w="36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9AF1B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Don't</w:t>
            </w:r>
          </w:p>
        </w:tc>
      </w:tr>
      <w:tr w:rsidR="00917AE4" w14:paraId="3C9DC652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95BA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역할(P)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EEA1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관점·전문성 부여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66F6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아무 맥락 없이 지시</w:t>
            </w:r>
          </w:p>
        </w:tc>
      </w:tr>
      <w:tr w:rsidR="00917AE4" w14:paraId="77A11098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E1F3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맥락(C)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F67C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파일·제약 명시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C1F8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전부 알아서 하라고</w:t>
            </w:r>
          </w:p>
        </w:tc>
      </w:tr>
      <w:tr w:rsidR="00917AE4" w14:paraId="787DD376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67FA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작업(T)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CB07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테스트·실행 명령 포함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9B97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검증 없이 '완성해줘'</w:t>
            </w:r>
          </w:p>
        </w:tc>
      </w:tr>
      <w:tr w:rsidR="00917AE4" w14:paraId="20F4113A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65B0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형식(F)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E79B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요약·diff·로그 요청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197A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결과 형태 </w:t>
            </w:r>
            <w:proofErr w:type="spellStart"/>
            <w:r>
              <w:rPr>
                <w:color w:val="000000"/>
                <w:sz w:val="21"/>
                <w:szCs w:val="21"/>
              </w:rPr>
              <w:t>미지정</w:t>
            </w:r>
            <w:proofErr w:type="spellEnd"/>
          </w:p>
        </w:tc>
      </w:tr>
    </w:tbl>
    <w:p w14:paraId="4E45A7F3" w14:textId="77777777" w:rsidR="00917AE4" w:rsidRDefault="00917AE4" w:rsidP="00917AE4">
      <w:pPr>
        <w:pStyle w:val="20"/>
        <w:spacing w:before="240" w:after="110"/>
      </w:pPr>
      <w:bookmarkStart w:id="57" w:name="_Toc237702167"/>
      <w:r>
        <w:rPr>
          <w:b/>
          <w:bCs/>
          <w:color w:val="3A3222"/>
          <w:sz w:val="25"/>
          <w:szCs w:val="25"/>
        </w:rPr>
        <w:t>A-2. 컨텍스트 엔지니어링 예시</w:t>
      </w:r>
      <w:bookmarkEnd w:id="57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52A412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8F2D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컨텍스트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4699DD1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파일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집기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7C41FF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@src/lib/shorten.ts @tests/shorten.test.ts</w:t>
            </w:r>
          </w:p>
          <w:p w14:paraId="5A0B015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makeCode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가능성을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분석해줘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33EA8A3" w14:textId="77777777" w:rsidR="00917AE4" w:rsidRDefault="00917AE4" w:rsidP="008378BD">
            <w:pPr>
              <w:spacing w:after="20" w:line="268" w:lineRule="auto"/>
            </w:pPr>
          </w:p>
          <w:p w14:paraId="45D86D1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이미지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스크린샷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주기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디자인</w:t>
            </w:r>
            <w:r>
              <w:rPr>
                <w:rFonts w:ascii="Consolas" w:hAnsi="Consolas"/>
                <w:sz w:val="19"/>
                <w:szCs w:val="19"/>
              </w:rPr>
              <w:t>·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ADE49E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시안</w:t>
            </w:r>
            <w:r>
              <w:rPr>
                <w:rFonts w:ascii="Consolas" w:hAnsi="Consolas"/>
                <w:sz w:val="19"/>
                <w:szCs w:val="19"/>
              </w:rPr>
              <w:t>(./design/result.png)</w:t>
            </w:r>
            <w:r>
              <w:rPr>
                <w:rFonts w:ascii="Consolas" w:hAnsi="Consolas"/>
                <w:sz w:val="19"/>
                <w:szCs w:val="19"/>
              </w:rPr>
              <w:t>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레이아웃을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맞춰줘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CC5D305" w14:textId="77777777" w:rsidR="00917AE4" w:rsidRDefault="00917AE4" w:rsidP="008378BD">
            <w:pPr>
              <w:spacing w:after="20" w:line="268" w:lineRule="auto"/>
            </w:pPr>
          </w:p>
          <w:p w14:paraId="2C3D582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규칙은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대화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파일로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지속성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작성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486CD61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반복되는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규칙은</w:t>
            </w:r>
            <w:r>
              <w:rPr>
                <w:rFonts w:ascii="Consolas" w:hAnsi="Consolas"/>
                <w:sz w:val="19"/>
                <w:szCs w:val="19"/>
              </w:rPr>
              <w:t xml:space="preserve"> AGENTS.md 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옮긴다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로드</w:t>
            </w:r>
          </w:p>
          <w:p w14:paraId="125E3A74" w14:textId="77777777" w:rsidR="00917AE4" w:rsidRDefault="00917AE4" w:rsidP="008378BD">
            <w:pPr>
              <w:spacing w:after="20" w:line="268" w:lineRule="auto"/>
            </w:pPr>
          </w:p>
          <w:p w14:paraId="43F51E8D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컨텍스트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다이어트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관련성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2DA1D9B8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지금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무관한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참고하지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곳만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수정해줘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31128927" w14:textId="77777777" w:rsidR="00917AE4" w:rsidRDefault="00917AE4" w:rsidP="00917AE4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F3B73FC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46D0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컨텍스트 우선순위(높음→낮음)</w:t>
            </w:r>
          </w:p>
          <w:p w14:paraId="23780A9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① 현재 폴더 AGENTS.md  ② 프로젝트 루트 AGENTS.md  ③ 전역 AGENTS.md  ④ @로 준 파일  ⑤ 대화 기록. 가까운 규칙이 먼 규칙을 덮어씁니다.</w:t>
            </w:r>
          </w:p>
        </w:tc>
      </w:tr>
    </w:tbl>
    <w:p w14:paraId="36DD73AC" w14:textId="77777777" w:rsidR="00917AE4" w:rsidRDefault="00917AE4" w:rsidP="00917AE4">
      <w:pPr>
        <w:pStyle w:val="20"/>
        <w:spacing w:before="240" w:after="110"/>
      </w:pPr>
      <w:bookmarkStart w:id="58" w:name="_Toc237702168"/>
      <w:r>
        <w:rPr>
          <w:b/>
          <w:bCs/>
          <w:color w:val="3A3222"/>
          <w:sz w:val="25"/>
          <w:szCs w:val="25"/>
        </w:rPr>
        <w:t xml:space="preserve">A-3.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엔지니어링 예시</w:t>
      </w:r>
      <w:bookmarkEnd w:id="58"/>
    </w:p>
    <w:p w14:paraId="68AB6141" w14:textId="77777777" w:rsidR="00917AE4" w:rsidRDefault="00917AE4" w:rsidP="00917AE4">
      <w:pPr>
        <w:spacing w:after="120"/>
      </w:pPr>
      <w:r>
        <w:t>AGENTS.md에 '완료의 정의'</w:t>
      </w:r>
      <w:proofErr w:type="spellStart"/>
      <w:r>
        <w:t>를</w:t>
      </w:r>
      <w:proofErr w:type="spellEnd"/>
      <w:r>
        <w:t xml:space="preserve"> 박고, 프롬프트에 검증을 넣고, CI에서 비대화형으로 돌립니다.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8B25B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ED74D" w14:textId="77777777" w:rsidR="00917AE4" w:rsidRDefault="00917AE4" w:rsidP="008378BD">
            <w:pPr>
              <w:spacing w:after="60"/>
            </w:pP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615672E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(1) AGENTS.md — 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</w:p>
          <w:p w14:paraId="4C82B7C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Definition of Done</w:t>
            </w:r>
          </w:p>
          <w:p w14:paraId="4DD1E99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통과해야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끝이다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08FA656D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</w:t>
            </w:r>
          </w:p>
          <w:p w14:paraId="0911C2D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통과시킨다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96C8D72" w14:textId="77777777" w:rsidR="00917AE4" w:rsidRDefault="00917AE4" w:rsidP="008378BD">
            <w:pPr>
              <w:spacing w:after="20" w:line="268" w:lineRule="auto"/>
            </w:pPr>
          </w:p>
          <w:p w14:paraId="247B120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(2) </w:t>
            </w:r>
            <w:r>
              <w:rPr>
                <w:rFonts w:ascii="Consolas" w:hAnsi="Consolas"/>
                <w:sz w:val="19"/>
                <w:szCs w:val="19"/>
              </w:rPr>
              <w:t>프롬프트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검증을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항상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포함</w:t>
            </w:r>
          </w:p>
          <w:p w14:paraId="206E5DB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기능을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위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마지막에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50D4B62" w14:textId="77777777" w:rsidR="00917AE4" w:rsidRDefault="00917AE4" w:rsidP="008378BD">
            <w:pPr>
              <w:spacing w:after="20" w:line="268" w:lineRule="auto"/>
            </w:pPr>
          </w:p>
          <w:p w14:paraId="2A11C0A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(3) CI — </w:t>
            </w:r>
            <w:r>
              <w:rPr>
                <w:rFonts w:ascii="Consolas" w:hAnsi="Consolas"/>
                <w:sz w:val="19"/>
                <w:szCs w:val="19"/>
              </w:rPr>
              <w:t>비대화형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하네스</w:t>
            </w:r>
            <w:proofErr w:type="spellEnd"/>
          </w:p>
          <w:p w14:paraId="0618762D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exec --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--output-last-message out.txt \</w:t>
            </w:r>
          </w:p>
          <w:p w14:paraId="737A55F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"</w:t>
            </w:r>
            <w:r>
              <w:rPr>
                <w:rFonts w:ascii="Consolas" w:hAnsi="Consolas"/>
                <w:sz w:val="19"/>
                <w:szCs w:val="19"/>
              </w:rPr>
              <w:t>변경을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typecheck·lint·test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통과시켜줘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  <w:p w14:paraId="3740D8B8" w14:textId="77777777" w:rsidR="00917AE4" w:rsidRDefault="00917AE4" w:rsidP="008378BD">
            <w:pPr>
              <w:spacing w:after="20" w:line="268" w:lineRule="auto"/>
            </w:pPr>
          </w:p>
          <w:p w14:paraId="4DC6EB9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(4) </w:t>
            </w:r>
            <w:r>
              <w:rPr>
                <w:rFonts w:ascii="Consolas" w:hAnsi="Consolas"/>
                <w:sz w:val="19"/>
                <w:szCs w:val="19"/>
              </w:rPr>
              <w:t>권한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경계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안전한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자율성</w:t>
            </w:r>
          </w:p>
          <w:p w14:paraId="63485359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--sandbox workspace-write --ask-for-approval on-request "..."</w:t>
            </w:r>
          </w:p>
        </w:tc>
      </w:tr>
    </w:tbl>
    <w:p w14:paraId="1D623DAD" w14:textId="77777777" w:rsidR="00917AE4" w:rsidRDefault="00917AE4" w:rsidP="00917AE4">
      <w:r>
        <w:br w:type="page"/>
      </w:r>
    </w:p>
    <w:p w14:paraId="5CE4D084" w14:textId="77777777" w:rsidR="00917AE4" w:rsidRDefault="00917AE4" w:rsidP="00917AE4">
      <w:pPr>
        <w:pStyle w:val="10"/>
        <w:spacing w:before="320" w:after="140"/>
      </w:pPr>
      <w:bookmarkStart w:id="59" w:name="_Toc237702169"/>
      <w:r>
        <w:rPr>
          <w:b/>
          <w:bCs/>
          <w:color w:val="6B5B3E"/>
          <w:sz w:val="30"/>
          <w:szCs w:val="30"/>
        </w:rPr>
        <w:lastRenderedPageBreak/>
        <w:t xml:space="preserve">부록 B. </w:t>
      </w:r>
      <w:proofErr w:type="spellStart"/>
      <w:r>
        <w:rPr>
          <w:b/>
          <w:bCs/>
          <w:color w:val="6B5B3E"/>
          <w:sz w:val="30"/>
          <w:szCs w:val="30"/>
        </w:rPr>
        <w:t>config.toml</w:t>
      </w:r>
      <w:proofErr w:type="spellEnd"/>
      <w:r>
        <w:rPr>
          <w:b/>
          <w:bCs/>
          <w:color w:val="6B5B3E"/>
          <w:sz w:val="30"/>
          <w:szCs w:val="30"/>
        </w:rPr>
        <w:t xml:space="preserve"> 전체 예시 (주석 포함)</w:t>
      </w:r>
      <w:bookmarkEnd w:id="59"/>
    </w:p>
    <w:p w14:paraId="51203A68" w14:textId="77777777" w:rsidR="00917AE4" w:rsidRDefault="00917AE4" w:rsidP="00917AE4">
      <w:pPr>
        <w:spacing w:after="120"/>
      </w:pPr>
      <w:r>
        <w:t>아래를 ~/.codex/</w:t>
      </w:r>
      <w:proofErr w:type="spellStart"/>
      <w:r>
        <w:t>config.toml</w:t>
      </w:r>
      <w:proofErr w:type="spellEnd"/>
      <w:r>
        <w:t xml:space="preserve"> 로 저장하면 이 과정에 맞는 합리적 기본값이 됩니다. 모델 이름은 본인이 쓸 수 있는 최신 gpt-5.x-codex 계열로 바꾸세요.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8BC4F1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D9B8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config.toml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(전체 예시)</w:t>
            </w:r>
          </w:p>
          <w:p w14:paraId="73F515A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~/.codex/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config.toml</w:t>
            </w:r>
            <w:proofErr w:type="spellEnd"/>
          </w:p>
          <w:p w14:paraId="1C4DD3E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────────────────────</w:t>
            </w:r>
          </w:p>
          <w:p w14:paraId="70C661E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model = "gpt-5.1-codex"        #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코덱스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지정</w:t>
            </w:r>
          </w:p>
          <w:p w14:paraId="05A8100E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model_provider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"      #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제공자</w:t>
            </w:r>
          </w:p>
          <w:p w14:paraId="1B7C90E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안전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>) ────────</w:t>
            </w:r>
          </w:p>
          <w:p w14:paraId="14CEA62A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sandbox_mode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"workspace-write"   # read-only | workspace-write | danger-full-access</w:t>
            </w:r>
          </w:p>
          <w:p w14:paraId="56C942FE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approval_policy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"on-request"     # untrusted | on-request | never</w:t>
            </w:r>
          </w:p>
          <w:p w14:paraId="021BEAC9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approvals_reviewer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"user"        # user |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auto_review</w:t>
            </w:r>
            <w:proofErr w:type="spellEnd"/>
          </w:p>
          <w:p w14:paraId="040AD2B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2E41E0EB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false             #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차단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일시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</w:p>
          <w:p w14:paraId="305E513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writable_roots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["/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쓰기허용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경로</w:t>
            </w:r>
            <w:r>
              <w:rPr>
                <w:rFonts w:ascii="Consolas" w:hAnsi="Consolas"/>
                <w:sz w:val="19"/>
                <w:szCs w:val="19"/>
              </w:rPr>
              <w:t xml:space="preserve">"]  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밖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특정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</w:p>
          <w:p w14:paraId="2D5E318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문서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</w:t>
            </w:r>
          </w:p>
          <w:p w14:paraId="119F3DB6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project_doc_fallback_filenames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["TEAM_GUIDE.md", ".agents.md"]</w:t>
            </w:r>
          </w:p>
          <w:p w14:paraId="250F1E49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project_doc_max_bytes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65536      # </w:t>
            </w:r>
            <w:r>
              <w:rPr>
                <w:rFonts w:ascii="Consolas" w:hAnsi="Consolas"/>
                <w:sz w:val="19"/>
                <w:szCs w:val="19"/>
              </w:rPr>
              <w:t>합쳐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크기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32KiB)</w:t>
            </w:r>
          </w:p>
          <w:p w14:paraId="5009AA5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플래그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──────────</w:t>
            </w:r>
          </w:p>
          <w:p w14:paraId="1DD8258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[features]</w:t>
            </w:r>
          </w:p>
          <w:p w14:paraId="0823A4E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goals = true                       # /goal (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모드</w:t>
            </w:r>
            <w:r>
              <w:rPr>
                <w:rFonts w:ascii="Consolas" w:hAnsi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5A78E52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도구</w:t>
            </w:r>
            <w:r>
              <w:rPr>
                <w:rFonts w:ascii="Consolas" w:hAnsi="Consolas"/>
                <w:sz w:val="19"/>
                <w:szCs w:val="19"/>
              </w:rPr>
              <w:t>(MCP) ───────────</w:t>
            </w:r>
          </w:p>
          <w:p w14:paraId="6AFB5FA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mcp_servers.github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4891981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"https://.../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mcp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"          # </w:t>
            </w:r>
            <w:r>
              <w:rPr>
                <w:rFonts w:ascii="Consolas" w:hAnsi="Consolas"/>
                <w:sz w:val="19"/>
                <w:szCs w:val="19"/>
              </w:rPr>
              <w:t>또는</w:t>
            </w:r>
            <w:r>
              <w:rPr>
                <w:rFonts w:ascii="Consolas" w:hAnsi="Consolas"/>
                <w:sz w:val="19"/>
                <w:szCs w:val="19"/>
              </w:rPr>
              <w:t xml:space="preserve"> command = "..."(STDIO)</w:t>
            </w:r>
          </w:p>
          <w:p w14:paraId="1485293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env = { GITHUB_TOKEN = "..." }</w:t>
            </w:r>
          </w:p>
          <w:p w14:paraId="5389E70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커스텀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제공자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>) ─────</w:t>
            </w:r>
          </w:p>
          <w:p w14:paraId="6C72155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model_providers.proxy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6FAABF1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name = "My proxy"</w:t>
            </w:r>
          </w:p>
          <w:p w14:paraId="0470DC33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base_url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"https://..."</w:t>
            </w:r>
          </w:p>
        </w:tc>
      </w:tr>
    </w:tbl>
    <w:p w14:paraId="6B3318E5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B9070C7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EE6A1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자주 쓰는 CLI 플래그</w:t>
            </w:r>
          </w:p>
          <w:p w14:paraId="47F27572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--sandbox / -s (범위) · --ask-for-approval / -a (승인) · --cd (작업 폴더) · --profile (프로필) · -c key=value (일시 설정) · --full-auto (자동) · exec (비대화형)</w:t>
            </w:r>
          </w:p>
        </w:tc>
      </w:tr>
    </w:tbl>
    <w:p w14:paraId="2F435E62" w14:textId="77777777" w:rsidR="00917AE4" w:rsidRDefault="00917AE4" w:rsidP="00917AE4">
      <w:r>
        <w:br w:type="page"/>
      </w:r>
    </w:p>
    <w:p w14:paraId="46889225" w14:textId="77777777" w:rsidR="00917AE4" w:rsidRDefault="00917AE4" w:rsidP="00917AE4">
      <w:pPr>
        <w:pStyle w:val="10"/>
        <w:spacing w:before="320" w:after="140"/>
      </w:pPr>
      <w:bookmarkStart w:id="60" w:name="_Toc237702170"/>
      <w:r>
        <w:rPr>
          <w:b/>
          <w:bCs/>
          <w:color w:val="6B5B3E"/>
          <w:sz w:val="30"/>
          <w:szCs w:val="30"/>
        </w:rPr>
        <w:lastRenderedPageBreak/>
        <w:t>부록 C. AGENTS.md 템플릿 (복사용)</w:t>
      </w:r>
      <w:bookmarkEnd w:id="60"/>
    </w:p>
    <w:p w14:paraId="005B664B" w14:textId="77777777" w:rsidR="00917AE4" w:rsidRDefault="00917AE4" w:rsidP="00917AE4">
      <w:pPr>
        <w:spacing w:after="120"/>
      </w:pPr>
      <w:r>
        <w:t>새 프로젝트를 시작할 때 그대로 붙여 넣고 빈칸을 채우세요.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19FE39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FFE59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AGENTS.md (템플릿)</w:t>
            </w:r>
          </w:p>
          <w:p w14:paraId="5C7D718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AGENTS.md</w:t>
            </w:r>
          </w:p>
          <w:p w14:paraId="53791E0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개요</w:t>
            </w:r>
          </w:p>
          <w:p w14:paraId="6883135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무엇을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78AE8E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기술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스택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프론트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백</w:t>
            </w:r>
            <w:r>
              <w:rPr>
                <w:rFonts w:ascii="Consolas" w:hAnsi="Consolas"/>
                <w:sz w:val="19"/>
                <w:szCs w:val="19"/>
              </w:rPr>
              <w:t>/DB)</w:t>
            </w:r>
          </w:p>
          <w:p w14:paraId="77157AA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셋업</w:t>
            </w:r>
          </w:p>
          <w:p w14:paraId="0E0FFE6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install)</w:t>
            </w:r>
          </w:p>
          <w:p w14:paraId="169EF70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dev)</w:t>
            </w:r>
          </w:p>
          <w:p w14:paraId="6B76AF7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빌드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build)</w:t>
            </w:r>
          </w:p>
          <w:p w14:paraId="43353FD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Definition of Done (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CDFFBF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끝났다고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67D133A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test)</w:t>
            </w:r>
          </w:p>
          <w:p w14:paraId="5FB7651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통과시키고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9AEBC0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5F708F7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들여쓰기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스타일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2</w:t>
            </w:r>
            <w:r>
              <w:rPr>
                <w:rFonts w:ascii="Consolas" w:hAnsi="Consolas"/>
                <w:sz w:val="19"/>
                <w:szCs w:val="19"/>
              </w:rPr>
              <w:t>칸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C3BCAA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비밀키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하드코딩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무분별한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</w:p>
          <w:p w14:paraId="1CDA320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79BDE36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/PR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04CA9ED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메시지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이유</w:t>
            </w:r>
          </w:p>
          <w:p w14:paraId="6C3D9592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가능하면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</w:tc>
      </w:tr>
    </w:tbl>
    <w:p w14:paraId="3DEB2B3D" w14:textId="77777777" w:rsidR="00917AE4" w:rsidRDefault="00917AE4" w:rsidP="00917AE4">
      <w:r>
        <w:br w:type="page"/>
      </w:r>
    </w:p>
    <w:p w14:paraId="01E6A805" w14:textId="77777777" w:rsidR="00917AE4" w:rsidRDefault="00917AE4" w:rsidP="00917AE4">
      <w:pPr>
        <w:pStyle w:val="10"/>
        <w:spacing w:before="320" w:after="140"/>
      </w:pPr>
      <w:bookmarkStart w:id="61" w:name="_Toc237702171"/>
      <w:r>
        <w:rPr>
          <w:b/>
          <w:bCs/>
          <w:color w:val="6B5B3E"/>
          <w:sz w:val="30"/>
          <w:szCs w:val="30"/>
        </w:rPr>
        <w:lastRenderedPageBreak/>
        <w:t>부록 D. 용어집</w:t>
      </w:r>
      <w:bookmarkEnd w:id="6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0"/>
      </w:tblGrid>
      <w:tr w:rsidR="00917AE4" w14:paraId="56287166" w14:textId="77777777" w:rsidTr="008378BD">
        <w:trPr>
          <w:tblHeader/>
        </w:trPr>
        <w:tc>
          <w:tcPr>
            <w:tcW w:w="2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867AA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용어</w:t>
            </w:r>
          </w:p>
        </w:tc>
        <w:tc>
          <w:tcPr>
            <w:tcW w:w="65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D9FC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뜻</w:t>
            </w:r>
          </w:p>
        </w:tc>
      </w:tr>
      <w:tr w:rsidR="00917AE4" w14:paraId="1CEDB429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3434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7E87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터미널·에디터에서 코드를 직접 읽고 고치고 명령을 실행하는 코딩 에이전트.</w:t>
            </w:r>
          </w:p>
        </w:tc>
      </w:tr>
      <w:tr w:rsidR="00917AE4" w14:paraId="27082DA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552D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 방식(Surface)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8336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Codex를 쓰는 창구 — App · IDE 확장 · CLI.</w:t>
            </w:r>
          </w:p>
        </w:tc>
      </w:tr>
      <w:tr w:rsidR="00917AE4" w14:paraId="459304F6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C9E4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스레드(Thread)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133F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하나의 작업 세션. 여러 프롬프트가 이어진 대화.</w:t>
            </w:r>
          </w:p>
        </w:tc>
      </w:tr>
      <w:tr w:rsidR="00917AE4" w14:paraId="24967FB9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22BB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컨텍스트 윈도우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4810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 스레드의 정보가 들어가는 모델의 작업 기억 한도.</w:t>
            </w:r>
          </w:p>
        </w:tc>
      </w:tr>
      <w:tr w:rsidR="00917AE4" w14:paraId="555AB56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EAD0E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컴팩션</w:t>
            </w:r>
            <w:proofErr w:type="spellEnd"/>
            <w:r>
              <w:rPr>
                <w:color w:val="000000"/>
                <w:sz w:val="21"/>
                <w:szCs w:val="21"/>
              </w:rPr>
              <w:t>(Compaction)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1CB8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한도에 가까워지면 중요한 내용만 요약해 작업을 이어 가는 기능.</w:t>
            </w:r>
          </w:p>
        </w:tc>
      </w:tr>
      <w:tr w:rsidR="00917AE4" w14:paraId="3103F158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E9181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0CE3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 전 자동 로드되는 프로젝트 상시 규칙 문서.</w:t>
            </w:r>
          </w:p>
        </w:tc>
      </w:tr>
      <w:tr w:rsidR="00917AE4" w14:paraId="5425AA3B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E7CE1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config.toml</w:t>
            </w:r>
            <w:proofErr w:type="spellEnd"/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9C19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모델·승인·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등 Codex 기본 동작 설정 파일.</w:t>
            </w:r>
          </w:p>
        </w:tc>
      </w:tr>
      <w:tr w:rsidR="00917AE4" w14:paraId="2710F53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07F7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Sandbox(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7AC7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Codex의 파일/네트워크 접근 '범위'.</w:t>
            </w:r>
          </w:p>
        </w:tc>
      </w:tr>
      <w:tr w:rsidR="00917AE4" w14:paraId="553F6604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C864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Approvals(승인)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8A50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위험 행동 전 사람에게 묻는 '시점' 정책.</w:t>
            </w:r>
          </w:p>
        </w:tc>
      </w:tr>
      <w:tr w:rsidR="00917AE4" w14:paraId="0070FDBC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97FF1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Harness(</w:t>
            </w: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E2E3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빌드·테스트·배포·로그로 결과를 검증하는 틀.</w:t>
            </w:r>
          </w:p>
        </w:tc>
      </w:tr>
      <w:tr w:rsidR="00917AE4" w14:paraId="6E55129F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2B66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 exec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CE54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사람 개입 없이 끝까지 도는 비대화형 실행(CI용).</w:t>
            </w:r>
          </w:p>
        </w:tc>
      </w:tr>
      <w:tr w:rsidR="00917AE4" w14:paraId="1F1D9B2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851F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MCP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C434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외부 도구(GitHub 등)를 Codex에 연결하는 표준 규약.</w:t>
            </w:r>
          </w:p>
        </w:tc>
      </w:tr>
      <w:tr w:rsidR="00917AE4" w14:paraId="37C2A73E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65FB7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Worktree</w:t>
            </w:r>
            <w:proofErr w:type="spellEnd"/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2D7E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같은 저장소를 여러 폴더로 동시에 </w:t>
            </w:r>
            <w:proofErr w:type="spellStart"/>
            <w:r>
              <w:rPr>
                <w:color w:val="000000"/>
                <w:sz w:val="21"/>
                <w:szCs w:val="21"/>
              </w:rPr>
              <w:t>체크아웃하는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Git 기능.</w:t>
            </w:r>
          </w:p>
        </w:tc>
      </w:tr>
      <w:tr w:rsidR="00917AE4" w14:paraId="3F7EB599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6D0F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PRD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A51B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제품 요구사항 정의서 — 무엇을 왜 만드는지 적은 문서.</w:t>
            </w:r>
          </w:p>
        </w:tc>
      </w:tr>
      <w:tr w:rsidR="00917AE4" w14:paraId="54DBB723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984A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KV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3AF6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Cloudflare의 키-값 저장소(코드→URL 저장에 사용).</w:t>
            </w:r>
          </w:p>
        </w:tc>
      </w:tr>
      <w:tr w:rsidR="00917AE4" w14:paraId="46CD7FAB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D9B9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Functions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6126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Cloudflare Pages의 서버리스 </w:t>
            </w:r>
            <w:proofErr w:type="spellStart"/>
            <w:r>
              <w:rPr>
                <w:color w:val="000000"/>
                <w:sz w:val="21"/>
                <w:szCs w:val="21"/>
              </w:rPr>
              <w:t>백엔드</w:t>
            </w:r>
            <w:proofErr w:type="spellEnd"/>
            <w:r>
              <w:rPr>
                <w:color w:val="000000"/>
                <w:sz w:val="21"/>
                <w:szCs w:val="21"/>
              </w:rPr>
              <w:t>(API·</w:t>
            </w:r>
            <w:proofErr w:type="spellStart"/>
            <w:r>
              <w:rPr>
                <w:color w:val="000000"/>
                <w:sz w:val="21"/>
                <w:szCs w:val="21"/>
              </w:rPr>
              <w:t>리다이렉트</w:t>
            </w:r>
            <w:proofErr w:type="spellEnd"/>
            <w:r>
              <w:rPr>
                <w:color w:val="000000"/>
                <w:sz w:val="21"/>
                <w:szCs w:val="21"/>
              </w:rPr>
              <w:t>).</w:t>
            </w:r>
          </w:p>
        </w:tc>
      </w:tr>
    </w:tbl>
    <w:p w14:paraId="54A79312" w14:textId="77777777" w:rsidR="00917AE4" w:rsidRDefault="00917AE4" w:rsidP="00917AE4">
      <w:pPr>
        <w:spacing w:after="30"/>
      </w:pPr>
    </w:p>
    <w:p w14:paraId="3BC1F793" w14:textId="77777777" w:rsidR="00917AE4" w:rsidRDefault="00917AE4" w:rsidP="00917AE4">
      <w:pPr>
        <w:spacing w:after="120"/>
      </w:pPr>
      <w:r>
        <w:rPr>
          <w:b/>
          <w:bCs/>
        </w:rPr>
        <w:t xml:space="preserve">공식 문서: </w:t>
      </w:r>
      <w:r>
        <w:t>Codex 문서(developers.openai.com/codex), AGENTS.md(agents.md). 제품·기능은 업데이트될 수 있으니, 막힐 때는 공식 문서의 최신 안내를 함께 확인하세요.</w:t>
      </w:r>
    </w:p>
    <w:p w14:paraId="1B439AAC" w14:textId="77777777" w:rsidR="00917AE4" w:rsidRDefault="00917AE4" w:rsidP="00917AE4">
      <w:r>
        <w:br w:type="page"/>
      </w:r>
    </w:p>
    <w:p w14:paraId="0B916AEA" w14:textId="77777777" w:rsidR="00917AE4" w:rsidRPr="00AD0234" w:rsidRDefault="00917AE4" w:rsidP="00917AE4">
      <w:pPr>
        <w:pStyle w:val="10"/>
        <w:rPr>
          <w:b/>
          <w:bCs/>
          <w:color w:val="6B5B3E"/>
          <w:sz w:val="30"/>
          <w:szCs w:val="30"/>
        </w:rPr>
      </w:pPr>
      <w:bookmarkStart w:id="62" w:name="_Toc231712988"/>
      <w:r>
        <w:rPr>
          <w:b/>
          <w:bCs/>
          <w:color w:val="6B5B3E"/>
          <w:sz w:val="30"/>
          <w:szCs w:val="30"/>
        </w:rPr>
        <w:lastRenderedPageBreak/>
        <w:t xml:space="preserve">부록 </w:t>
      </w:r>
      <w:r>
        <w:rPr>
          <w:rFonts w:hint="eastAsia"/>
          <w:b/>
          <w:bCs/>
          <w:color w:val="6B5B3E"/>
          <w:sz w:val="30"/>
          <w:szCs w:val="30"/>
        </w:rPr>
        <w:t>E</w:t>
      </w:r>
      <w:r>
        <w:rPr>
          <w:b/>
          <w:bCs/>
          <w:color w:val="6B5B3E"/>
          <w:sz w:val="30"/>
          <w:szCs w:val="30"/>
        </w:rPr>
        <w:t>. 참고 자료</w:t>
      </w:r>
      <w:bookmarkEnd w:id="62"/>
    </w:p>
    <w:p w14:paraId="64BF4FD9" w14:textId="77777777" w:rsidR="00917AE4" w:rsidRDefault="00917AE4" w:rsidP="00917AE4">
      <w:pPr>
        <w:pStyle w:val="30"/>
        <w:ind w:left="1200" w:hanging="480"/>
      </w:pPr>
      <w:r>
        <w:t>1장</w:t>
      </w:r>
    </w:p>
    <w:p w14:paraId="1A67248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AI Futures Project, ‘AI 2027’ (ai-2027.com / blog.aifutures.org) — 시나리오 원문 및 해설.</w:t>
      </w:r>
    </w:p>
    <w:p w14:paraId="01F22492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 xml:space="preserve">LLM 지형 비교: </w:t>
      </w:r>
      <w:proofErr w:type="spellStart"/>
      <w:r>
        <w:t>Vellum·LLM-Stats·Zapier</w:t>
      </w:r>
      <w:proofErr w:type="spellEnd"/>
      <w:r>
        <w:t xml:space="preserve"> 등 2026년 LLM 리더보드/비교 자료(시점에 따라 갱신됨).</w:t>
      </w:r>
    </w:p>
    <w:p w14:paraId="4171A55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반대 관점: Narayanan &amp; Kapoor, ‘AI as Normal Technology’ — 점진적 변화 관점.</w:t>
      </w:r>
    </w:p>
    <w:p w14:paraId="3FE1E70F" w14:textId="77777777" w:rsidR="00917AE4" w:rsidRDefault="00917AE4" w:rsidP="00917AE4">
      <w:pPr>
        <w:pStyle w:val="30"/>
        <w:ind w:left="1200" w:hanging="480"/>
      </w:pPr>
      <w:r>
        <w:t>2장</w:t>
      </w:r>
    </w:p>
    <w:p w14:paraId="586A081C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Andrew Ng &amp; Isa Fulford, ‘ChatGPT Prompt Engineering for Developers’ — DeepLearning.AI × OpenAI.</w:t>
      </w:r>
    </w:p>
    <w:p w14:paraId="76C5F5F5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‘Full AI Prompting Course with Andrew Ng’, ‘Learn Prompt Engineering from Scratch – Full FREE Course’ (YouTube).</w:t>
      </w:r>
    </w:p>
    <w:p w14:paraId="2379A567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Stanford CS230 (Autumn 2025) Lecture 8: ‘Agents, Prompts, and RAG’.</w:t>
      </w:r>
    </w:p>
    <w:p w14:paraId="0CCB1B64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Prompt Engineering Guide(promptingguide.ai) — zero/</w:t>
      </w:r>
      <w:proofErr w:type="spellStart"/>
      <w:r>
        <w:t>few-shot·CoT·RAG·ReAct</w:t>
      </w:r>
      <w:proofErr w:type="spellEnd"/>
      <w:r>
        <w:t xml:space="preserve"> 등 기법 레퍼런스.</w:t>
      </w:r>
    </w:p>
    <w:p w14:paraId="66E67CEE" w14:textId="77777777" w:rsidR="00917AE4" w:rsidRDefault="00917AE4" w:rsidP="00917AE4">
      <w:pPr>
        <w:pStyle w:val="30"/>
        <w:ind w:left="1200" w:hanging="480"/>
      </w:pPr>
      <w:r>
        <w:t>3장</w:t>
      </w:r>
    </w:p>
    <w:p w14:paraId="335399B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Cursor 공식 문서: cursor.com/docs (</w:t>
      </w:r>
      <w:proofErr w:type="spellStart"/>
      <w:r>
        <w:t>Agent·Rules·Skills·Subagents·MCP</w:t>
      </w:r>
      <w:proofErr w:type="spellEnd"/>
      <w:r>
        <w:t>), cursor.com/docs/hooks(Hooks), cursor.com/docs/skills.</w:t>
      </w:r>
    </w:p>
    <w:p w14:paraId="293DDB5A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Cursor 체인지로그: 1.7(Hooks 베타 도입), 2.4(</w:t>
      </w:r>
      <w:proofErr w:type="spellStart"/>
      <w:r>
        <w:t>Subagents·Skills</w:t>
      </w:r>
      <w:proofErr w:type="spellEnd"/>
      <w:r>
        <w:t>·/migrate-to-skills).</w:t>
      </w:r>
    </w:p>
    <w:p w14:paraId="4514D08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Agent Skills 개방형 표준: agentskills.io.</w:t>
      </w:r>
    </w:p>
    <w:p w14:paraId="4A91AEA7" w14:textId="77777777" w:rsidR="00917AE4" w:rsidRDefault="00917AE4" w:rsidP="00917AE4">
      <w:pPr>
        <w:pStyle w:val="30"/>
        <w:ind w:left="1200" w:hanging="480"/>
      </w:pPr>
      <w:r>
        <w:t>4장</w:t>
      </w:r>
    </w:p>
    <w:p w14:paraId="51E6190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GitHub Docs: 저장소 생성·Pages 배포(docs.github.com). GitHub CLI: cli.github.com.</w:t>
      </w:r>
    </w:p>
    <w:p w14:paraId="035C0681" w14:textId="77777777" w:rsidR="00917AE4" w:rsidRDefault="00917AE4" w:rsidP="00917AE4">
      <w:pPr>
        <w:spacing w:after="40"/>
      </w:pPr>
    </w:p>
    <w:p w14:paraId="7C724339" w14:textId="77777777" w:rsidR="00917AE4" w:rsidRDefault="00917AE4" w:rsidP="00917AE4">
      <w:r>
        <w:br w:type="page"/>
      </w:r>
    </w:p>
    <w:p w14:paraId="4689E308" w14:textId="77777777" w:rsidR="00917AE4" w:rsidRPr="00AD0234" w:rsidRDefault="00917AE4" w:rsidP="00917AE4">
      <w:pPr>
        <w:spacing w:after="160"/>
        <w:rPr>
          <w:b/>
          <w:bCs/>
          <w:color w:val="6B5B3E"/>
          <w:sz w:val="30"/>
          <w:szCs w:val="30"/>
        </w:rPr>
      </w:pPr>
      <w:r>
        <w:rPr>
          <w:b/>
          <w:bCs/>
          <w:color w:val="6B5B3E"/>
          <w:sz w:val="30"/>
          <w:szCs w:val="30"/>
        </w:rPr>
        <w:lastRenderedPageBreak/>
        <w:t xml:space="preserve">부록 </w:t>
      </w:r>
      <w:r>
        <w:rPr>
          <w:rFonts w:hint="eastAsia"/>
          <w:b/>
          <w:bCs/>
          <w:color w:val="6B5B3E"/>
          <w:sz w:val="30"/>
          <w:szCs w:val="30"/>
        </w:rPr>
        <w:t>F</w:t>
      </w:r>
      <w:r>
        <w:rPr>
          <w:b/>
          <w:bCs/>
          <w:color w:val="6B5B3E"/>
          <w:sz w:val="30"/>
          <w:szCs w:val="30"/>
        </w:rPr>
        <w:t>. [</w:t>
      </w:r>
      <w:proofErr w:type="spellStart"/>
      <w:r>
        <w:rPr>
          <w:b/>
          <w:bCs/>
          <w:color w:val="6B5B3E"/>
          <w:sz w:val="30"/>
          <w:szCs w:val="30"/>
        </w:rPr>
        <w:t>Github</w:t>
      </w:r>
      <w:proofErr w:type="spellEnd"/>
      <w:r>
        <w:rPr>
          <w:b/>
          <w:bCs/>
          <w:color w:val="6B5B3E"/>
          <w:sz w:val="30"/>
          <w:szCs w:val="30"/>
        </w:rPr>
        <w:t xml:space="preserve"> 위키 작성법] 마크다운(Markdown) 작성법</w:t>
      </w:r>
    </w:p>
    <w:p w14:paraId="32D79787" w14:textId="77777777" w:rsidR="00917AE4" w:rsidRDefault="00917AE4" w:rsidP="00917AE4">
      <w:pPr>
        <w:spacing w:after="160"/>
        <w:rPr>
          <w:b/>
          <w:bCs/>
        </w:rPr>
      </w:pPr>
    </w:p>
    <w:p w14:paraId="13DCE5EB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개요 </w:t>
      </w:r>
    </w:p>
    <w:p w14:paraId="1C6D33FA" w14:textId="77777777" w:rsidR="00917AE4" w:rsidRPr="00457B8F" w:rsidRDefault="00917AE4" w:rsidP="00917AE4">
      <w:pPr>
        <w:spacing w:after="160"/>
      </w:pPr>
      <w:r>
        <w:t>마크다운은 간결한 문법으로 HTML 작성을 보조하는 도구입니다.</w:t>
      </w:r>
    </w:p>
    <w:p w14:paraId="246FBBDD" w14:textId="77777777" w:rsidR="00917AE4" w:rsidRPr="00457B8F" w:rsidRDefault="00917AE4" w:rsidP="00917AE4">
      <w:pPr>
        <w:spacing w:after="160"/>
      </w:pPr>
      <w:r>
        <w:t>표준화 되지는 않았고, 제공되는 Editor에 따라 결과물이 다르기는 하나, wiki 작성시 유용합니다.</w:t>
      </w:r>
    </w:p>
    <w:p w14:paraId="6D86D00B" w14:textId="77777777" w:rsidR="00917AE4" w:rsidRPr="00457B8F" w:rsidRDefault="00917AE4" w:rsidP="00917AE4">
      <w:pPr>
        <w:spacing w:after="160"/>
      </w:pPr>
      <w:r>
        <w:t>자세한 내용은 Markdown Guide(https://www.markdownguide.org)를 참고하면 됩니다.</w:t>
      </w:r>
    </w:p>
    <w:p w14:paraId="67E83021" w14:textId="77777777" w:rsidR="00917AE4" w:rsidRPr="00457B8F" w:rsidRDefault="00917AE4" w:rsidP="00917AE4">
      <w:pPr>
        <w:spacing w:after="160"/>
      </w:pPr>
      <w:r>
        <w:t>마크다운은 헤더, 코드, 특수기호, 강조와 구분선, 인용, 목록, 체크박스, 접기/펼치기, 링크, 그림, 표로 구성됩니다.</w:t>
      </w:r>
    </w:p>
    <w:p w14:paraId="518B3ED3" w14:textId="77777777" w:rsidR="00917AE4" w:rsidRDefault="00917AE4" w:rsidP="00917AE4">
      <w:pPr>
        <w:spacing w:after="160"/>
        <w:rPr>
          <w:b/>
          <w:bCs/>
        </w:rPr>
      </w:pPr>
    </w:p>
    <w:p w14:paraId="65F60083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proofErr w:type="spellStart"/>
      <w:r>
        <w:rPr>
          <w:b/>
          <w:bCs/>
        </w:rPr>
        <w:t>개행</w:t>
      </w:r>
      <w:proofErr w:type="spellEnd"/>
      <w:r>
        <w:rPr>
          <w:b/>
          <w:bCs/>
        </w:rPr>
        <w:t xml:space="preserve"> </w:t>
      </w:r>
    </w:p>
    <w:p w14:paraId="297E95F5" w14:textId="77777777" w:rsidR="00917AE4" w:rsidRDefault="00917AE4" w:rsidP="00917AE4">
      <w:pPr>
        <w:spacing w:after="160"/>
      </w:pPr>
      <w:proofErr w:type="spellStart"/>
      <w:r>
        <w:t>엔터</w:t>
      </w:r>
      <w:proofErr w:type="spellEnd"/>
      <w:r>
        <w:t xml:space="preserve"> 2개를 하거나, </w:t>
      </w:r>
      <w:proofErr w:type="spellStart"/>
      <w:r>
        <w:t>문장뒤에</w:t>
      </w:r>
      <w:proofErr w:type="spellEnd"/>
      <w:r>
        <w:t xml:space="preserve"> 공백 2개 </w:t>
      </w:r>
      <w:proofErr w:type="spellStart"/>
      <w:r>
        <w:t>한뒤</w:t>
      </w:r>
      <w:proofErr w:type="spellEnd"/>
      <w:r>
        <w:t xml:space="preserve"> </w:t>
      </w:r>
      <w:proofErr w:type="spellStart"/>
      <w:r>
        <w:t>엔터</w:t>
      </w:r>
      <w:proofErr w:type="spellEnd"/>
      <w:r>
        <w:t xml:space="preserve"> 1개 하면 </w:t>
      </w:r>
      <w:proofErr w:type="spellStart"/>
      <w:r>
        <w:t>개행이</w:t>
      </w:r>
      <w:proofErr w:type="spellEnd"/>
      <w:r>
        <w:t xml:space="preserve"> 됩니다.</w:t>
      </w:r>
    </w:p>
    <w:p w14:paraId="784B8ED9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3F295678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5B4198A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</w:t>
            </w:r>
            <w:proofErr w:type="spellStart"/>
            <w:r>
              <w:t>엔터</w:t>
            </w:r>
            <w:proofErr w:type="spellEnd"/>
            <w:r>
              <w:t xml:space="preserve"> 1개)</w:t>
            </w:r>
          </w:p>
          <w:p w14:paraId="69447C9A" w14:textId="77777777" w:rsidR="00917AE4" w:rsidRPr="00457B8F" w:rsidRDefault="00917AE4" w:rsidP="008378BD">
            <w:pPr>
              <w:spacing w:after="160"/>
            </w:pPr>
            <w:r>
              <w:t>두번째 문장</w:t>
            </w:r>
          </w:p>
          <w:p w14:paraId="036D0600" w14:textId="77777777" w:rsidR="00917AE4" w:rsidRPr="00457B8F" w:rsidRDefault="00917AE4" w:rsidP="008378BD">
            <w:pPr>
              <w:spacing w:after="160"/>
            </w:pPr>
          </w:p>
          <w:p w14:paraId="088BF09D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</w:t>
            </w:r>
            <w:proofErr w:type="spellStart"/>
            <w:r>
              <w:t>엔터</w:t>
            </w:r>
            <w:proofErr w:type="spellEnd"/>
            <w:r>
              <w:t xml:space="preserve"> 2개)</w:t>
            </w:r>
          </w:p>
          <w:p w14:paraId="7B9A7CDD" w14:textId="77777777" w:rsidR="00917AE4" w:rsidRPr="00457B8F" w:rsidRDefault="00917AE4" w:rsidP="008378BD">
            <w:pPr>
              <w:spacing w:after="160"/>
            </w:pPr>
          </w:p>
          <w:p w14:paraId="70B53593" w14:textId="77777777" w:rsidR="00917AE4" w:rsidRPr="00457B8F" w:rsidRDefault="00917AE4" w:rsidP="008378BD">
            <w:pPr>
              <w:spacing w:after="160"/>
            </w:pPr>
            <w:r>
              <w:t>두번째 문장</w:t>
            </w:r>
          </w:p>
          <w:p w14:paraId="72D53C04" w14:textId="77777777" w:rsidR="00917AE4" w:rsidRPr="00457B8F" w:rsidRDefault="00917AE4" w:rsidP="008378BD">
            <w:pPr>
              <w:spacing w:after="160"/>
            </w:pPr>
          </w:p>
          <w:p w14:paraId="796C49C7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문장(공백 2개)  두번째 문장</w:t>
            </w:r>
          </w:p>
          <w:p w14:paraId="4A575FE3" w14:textId="77777777" w:rsidR="00917AE4" w:rsidRPr="00457B8F" w:rsidRDefault="00917AE4" w:rsidP="008378BD">
            <w:pPr>
              <w:spacing w:after="160"/>
            </w:pPr>
          </w:p>
          <w:p w14:paraId="15066667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문장(공백 2개, </w:t>
            </w:r>
            <w:proofErr w:type="spellStart"/>
            <w:r>
              <w:t>엔터</w:t>
            </w:r>
            <w:proofErr w:type="spellEnd"/>
            <w:r>
              <w:t xml:space="preserve"> 1개)  </w:t>
            </w:r>
          </w:p>
          <w:p w14:paraId="31933637" w14:textId="77777777" w:rsidR="00917AE4" w:rsidRDefault="00917AE4" w:rsidP="008378BD">
            <w:pPr>
              <w:spacing w:after="160"/>
            </w:pPr>
            <w:r>
              <w:t>두번째 문장</w:t>
            </w:r>
          </w:p>
          <w:p w14:paraId="7793A9AE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6E15FE9" w14:textId="77777777" w:rsidR="00917AE4" w:rsidRPr="00457B8F" w:rsidRDefault="00917AE4" w:rsidP="008378BD">
            <w:pPr>
              <w:spacing w:after="160"/>
            </w:pPr>
          </w:p>
        </w:tc>
      </w:tr>
    </w:tbl>
    <w:p w14:paraId="2FE717EE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4F8DD33C" w14:textId="77777777" w:rsidR="00917AE4" w:rsidRPr="00457B8F" w:rsidRDefault="00917AE4" w:rsidP="00917AE4">
      <w:pPr>
        <w:spacing w:after="160"/>
      </w:pPr>
      <w:r>
        <w:rPr>
          <w:b/>
          <w:bCs/>
        </w:rPr>
        <w:t>첫번째</w:t>
      </w:r>
      <w:r>
        <w:t> 문장(</w:t>
      </w:r>
      <w:proofErr w:type="spellStart"/>
      <w:r>
        <w:t>엔터</w:t>
      </w:r>
      <w:proofErr w:type="spellEnd"/>
      <w:r>
        <w:t xml:space="preserve"> 1개) 두번째 문장</w:t>
      </w:r>
    </w:p>
    <w:p w14:paraId="0EED9378" w14:textId="77777777" w:rsidR="00917AE4" w:rsidRPr="00457B8F" w:rsidRDefault="00917AE4" w:rsidP="00917AE4">
      <w:pPr>
        <w:spacing w:after="160"/>
      </w:pPr>
      <w:r>
        <w:rPr>
          <w:b/>
          <w:bCs/>
        </w:rPr>
        <w:t>첫번째</w:t>
      </w:r>
      <w:r>
        <w:t> 문장(</w:t>
      </w:r>
      <w:proofErr w:type="spellStart"/>
      <w:r>
        <w:t>엔터</w:t>
      </w:r>
      <w:proofErr w:type="spellEnd"/>
      <w:r>
        <w:t xml:space="preserve"> 2개)</w:t>
      </w:r>
    </w:p>
    <w:p w14:paraId="4B3F20EF" w14:textId="77777777" w:rsidR="00917AE4" w:rsidRPr="00457B8F" w:rsidRDefault="00917AE4" w:rsidP="00917AE4">
      <w:pPr>
        <w:spacing w:after="160"/>
      </w:pPr>
      <w:r>
        <w:t>두번째 문장</w:t>
      </w:r>
    </w:p>
    <w:p w14:paraId="4FDF4F75" w14:textId="77777777" w:rsidR="00917AE4" w:rsidRPr="00457B8F" w:rsidRDefault="00917AE4" w:rsidP="00917AE4">
      <w:pPr>
        <w:spacing w:after="160"/>
      </w:pPr>
      <w:r>
        <w:rPr>
          <w:b/>
          <w:bCs/>
        </w:rPr>
        <w:lastRenderedPageBreak/>
        <w:t>첫번째</w:t>
      </w:r>
      <w:r>
        <w:t> 문장(공백 2개) 두번째 문장</w:t>
      </w:r>
    </w:p>
    <w:p w14:paraId="44F82527" w14:textId="77777777" w:rsidR="00917AE4" w:rsidRPr="00457B8F" w:rsidRDefault="00917AE4" w:rsidP="00917AE4">
      <w:pPr>
        <w:spacing w:after="160"/>
      </w:pPr>
      <w:r>
        <w:rPr>
          <w:b/>
          <w:bCs/>
        </w:rPr>
        <w:t>첫번째</w:t>
      </w:r>
      <w:r>
        <w:t xml:space="preserve"> 문장(공백 2개, </w:t>
      </w:r>
      <w:proofErr w:type="spellStart"/>
      <w:r>
        <w:t>엔터</w:t>
      </w:r>
      <w:proofErr w:type="spellEnd"/>
      <w:r>
        <w:t xml:space="preserve"> 1개)</w:t>
      </w:r>
      <w:r>
        <w:br/>
        <w:t>두번째 문장</w:t>
      </w:r>
    </w:p>
    <w:p w14:paraId="7EB62759" w14:textId="77777777" w:rsidR="00917AE4" w:rsidRDefault="00917AE4" w:rsidP="00917AE4">
      <w:pPr>
        <w:spacing w:after="160"/>
        <w:rPr>
          <w:b/>
          <w:bCs/>
        </w:rPr>
      </w:pPr>
    </w:p>
    <w:p w14:paraId="2D108DE6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헤더 </w:t>
      </w:r>
    </w:p>
    <w:p w14:paraId="6F20811A" w14:textId="77777777" w:rsidR="00917AE4" w:rsidRDefault="00917AE4" w:rsidP="00917AE4">
      <w:pPr>
        <w:spacing w:after="160"/>
      </w:pPr>
      <w:proofErr w:type="spellStart"/>
      <w:r>
        <w:t>제목등</w:t>
      </w:r>
      <w:proofErr w:type="spellEnd"/>
      <w:r>
        <w:t xml:space="preserve"> 강조를 </w:t>
      </w:r>
      <w:proofErr w:type="spellStart"/>
      <w:r>
        <w:t>할때</w:t>
      </w:r>
      <w:proofErr w:type="spellEnd"/>
      <w:r>
        <w:t xml:space="preserve"> 사용합니다. 각 헤더는 링크를 별도로 가질 수 있어, </w:t>
      </w:r>
      <w:proofErr w:type="spellStart"/>
      <w:r>
        <w:t>Github</w:t>
      </w:r>
      <w:proofErr w:type="spellEnd"/>
      <w:r>
        <w:t xml:space="preserve"> wiki에서 하위 제목으로 표시됩니다.</w:t>
      </w:r>
    </w:p>
    <w:p w14:paraId="4D05A66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6B9B4B3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CCD7CE1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 h1</w:t>
            </w:r>
          </w:p>
          <w:p w14:paraId="223CBE2C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## h2</w:t>
            </w:r>
          </w:p>
          <w:p w14:paraId="0F587055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### h3</w:t>
            </w:r>
          </w:p>
          <w:p w14:paraId="4EDA3842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#### h4</w:t>
            </w:r>
          </w:p>
          <w:p w14:paraId="24AD0B7A" w14:textId="77777777" w:rsidR="00917AE4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##### h5 </w:t>
            </w:r>
          </w:p>
          <w:p w14:paraId="1D9E1672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  <w:bCs/>
              </w:rPr>
              <w:t>```</w:t>
            </w:r>
          </w:p>
          <w:p w14:paraId="54CFE60F" w14:textId="77777777" w:rsidR="00917AE4" w:rsidRPr="00457B8F" w:rsidRDefault="00917AE4" w:rsidP="008378BD">
            <w:pPr>
              <w:spacing w:after="160"/>
            </w:pPr>
          </w:p>
        </w:tc>
      </w:tr>
    </w:tbl>
    <w:p w14:paraId="5D561C67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4B8C9267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h1</w:t>
      </w:r>
    </w:p>
    <w:p w14:paraId="6AD96457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h2</w:t>
      </w:r>
    </w:p>
    <w:p w14:paraId="30EB3F2A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h3</w:t>
      </w:r>
    </w:p>
    <w:p w14:paraId="4BE2F4EA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h4</w:t>
      </w:r>
    </w:p>
    <w:p w14:paraId="5CDA99DC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h5</w:t>
      </w:r>
    </w:p>
    <w:p w14:paraId="494D797E" w14:textId="77777777" w:rsidR="00917AE4" w:rsidRDefault="00917AE4" w:rsidP="00917AE4">
      <w:pPr>
        <w:spacing w:after="160"/>
        <w:rPr>
          <w:b/>
          <w:bCs/>
        </w:rPr>
      </w:pPr>
    </w:p>
    <w:p w14:paraId="3C3AB82E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코드 </w:t>
      </w:r>
    </w:p>
    <w:p w14:paraId="33B89BA5" w14:textId="77777777" w:rsidR="00917AE4" w:rsidRPr="00457B8F" w:rsidRDefault="00917AE4" w:rsidP="00917AE4">
      <w:pPr>
        <w:spacing w:after="160"/>
      </w:pPr>
      <w:r>
        <w:t xml:space="preserve">코드 표시를 </w:t>
      </w:r>
      <w:proofErr w:type="spellStart"/>
      <w:r>
        <w:t>할때</w:t>
      </w:r>
      <w:proofErr w:type="spellEnd"/>
      <w:r>
        <w:t xml:space="preserve"> &lt;pre&gt;&lt;code&gt; 코드 &lt;/code&gt;&lt;/pre&gt; 나 ``` 로 </w:t>
      </w:r>
      <w:proofErr w:type="spellStart"/>
      <w:r>
        <w:t>개행하여</w:t>
      </w:r>
      <w:proofErr w:type="spellEnd"/>
      <w:r>
        <w:t xml:space="preserve"> 감쌉니다. 코드 블록은 </w:t>
      </w:r>
      <w:proofErr w:type="spellStart"/>
      <w:r>
        <w:t>Github</w:t>
      </w:r>
      <w:proofErr w:type="spellEnd"/>
      <w:r>
        <w:t>에서 복사하기가 지원됩니다.</w:t>
      </w:r>
    </w:p>
    <w:p w14:paraId="4C37E81A" w14:textId="77777777" w:rsidR="00917AE4" w:rsidRPr="00457B8F" w:rsidRDefault="00917AE4" w:rsidP="00917AE4">
      <w:pPr>
        <w:spacing w:after="160"/>
      </w:pPr>
      <w:r>
        <w:t>```</w:t>
      </w:r>
    </w:p>
    <w:p w14:paraId="17CFFB26" w14:textId="77777777" w:rsidR="00917AE4" w:rsidRPr="00457B8F" w:rsidRDefault="00917AE4" w:rsidP="00917AE4">
      <w:pPr>
        <w:spacing w:after="160"/>
      </w:pPr>
      <w:r>
        <w:t xml:space="preserve">if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 xml:space="preserve">) { </w:t>
      </w:r>
    </w:p>
    <w:p w14:paraId="20E2A225" w14:textId="77777777" w:rsidR="00917AE4" w:rsidRPr="00457B8F" w:rsidRDefault="00917AE4" w:rsidP="00917AE4">
      <w:pPr>
        <w:spacing w:after="160"/>
      </w:pPr>
      <w:r>
        <w:t xml:space="preserve">   ...</w:t>
      </w:r>
    </w:p>
    <w:p w14:paraId="317327E7" w14:textId="77777777" w:rsidR="00917AE4" w:rsidRPr="00457B8F" w:rsidRDefault="00917AE4" w:rsidP="00917AE4">
      <w:pPr>
        <w:spacing w:after="160"/>
      </w:pPr>
      <w:r>
        <w:t>}</w:t>
      </w:r>
    </w:p>
    <w:p w14:paraId="29CEA72E" w14:textId="77777777" w:rsidR="00917AE4" w:rsidRPr="00457B8F" w:rsidRDefault="00917AE4" w:rsidP="00917AE4">
      <w:pPr>
        <w:spacing w:after="160"/>
      </w:pPr>
      <w:r>
        <w:t>```</w:t>
      </w:r>
    </w:p>
    <w:p w14:paraId="77F05684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9D0D64E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A33F8BE" w14:textId="77777777" w:rsidR="00917AE4" w:rsidRPr="00457B8F" w:rsidRDefault="00917AE4" w:rsidP="008378BD">
            <w:pPr>
              <w:spacing w:after="160"/>
            </w:pPr>
            <w:r>
              <w:lastRenderedPageBreak/>
              <w:t xml:space="preserve">if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++</w:t>
            </w:r>
            <w:proofErr w:type="spellStart"/>
            <w:r>
              <w:t>i</w:t>
            </w:r>
            <w:proofErr w:type="spellEnd"/>
            <w:r>
              <w:t xml:space="preserve">) { </w:t>
            </w:r>
          </w:p>
          <w:p w14:paraId="16DA755B" w14:textId="77777777" w:rsidR="00917AE4" w:rsidRPr="00457B8F" w:rsidRDefault="00917AE4" w:rsidP="008378BD">
            <w:pPr>
              <w:spacing w:after="160"/>
            </w:pPr>
            <w:r>
              <w:t xml:space="preserve">   ...</w:t>
            </w:r>
          </w:p>
          <w:p w14:paraId="55D4DFDA" w14:textId="77777777" w:rsidR="00917AE4" w:rsidRPr="00457B8F" w:rsidRDefault="00917AE4" w:rsidP="008378BD">
            <w:pPr>
              <w:spacing w:after="160"/>
            </w:pPr>
            <w:r>
              <w:t>}</w:t>
            </w:r>
          </w:p>
          <w:p w14:paraId="629C8616" w14:textId="77777777" w:rsidR="00917AE4" w:rsidRPr="00457B8F" w:rsidRDefault="00917AE4" w:rsidP="008378BD">
            <w:pPr>
              <w:spacing w:after="160"/>
            </w:pPr>
          </w:p>
        </w:tc>
      </w:tr>
    </w:tbl>
    <w:p w14:paraId="4BBA3FC8" w14:textId="77777777" w:rsidR="00917AE4" w:rsidRPr="00457B8F" w:rsidRDefault="00917AE4" w:rsidP="00917AE4">
      <w:pPr>
        <w:spacing w:after="160"/>
      </w:pPr>
      <w:r>
        <w:t>특정 언어의 문법을 강조하고 싶으면 시작 ``` 옆에 cpp, cs, java, javascript, python, bash, css, diff, html, http, ini, markdown </w:t>
      </w:r>
      <w:proofErr w:type="spellStart"/>
      <w:r>
        <w:t>를</w:t>
      </w:r>
      <w:proofErr w:type="spellEnd"/>
      <w:r>
        <w:t xml:space="preserve"> 기재하시면 됩니다.</w:t>
      </w:r>
    </w:p>
    <w:p w14:paraId="432DC681" w14:textId="77777777" w:rsidR="00917AE4" w:rsidRPr="00457B8F" w:rsidRDefault="00917AE4" w:rsidP="00917AE4">
      <w:pPr>
        <w:spacing w:after="160"/>
      </w:pPr>
      <w:r>
        <w:t>```</w:t>
      </w:r>
      <w:proofErr w:type="spellStart"/>
      <w:r>
        <w:t>cpp</w:t>
      </w:r>
      <w:proofErr w:type="spellEnd"/>
    </w:p>
    <w:p w14:paraId="4E251D73" w14:textId="77777777" w:rsidR="00917AE4" w:rsidRPr="00457B8F" w:rsidRDefault="00917AE4" w:rsidP="00917AE4">
      <w:pPr>
        <w:spacing w:after="1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 xml:space="preserve">) { </w:t>
      </w:r>
    </w:p>
    <w:p w14:paraId="00E7B5C6" w14:textId="77777777" w:rsidR="00917AE4" w:rsidRPr="00457B8F" w:rsidRDefault="00917AE4" w:rsidP="00917AE4">
      <w:pPr>
        <w:spacing w:after="160"/>
      </w:pPr>
      <w:r>
        <w:t xml:space="preserve">   ...</w:t>
      </w:r>
    </w:p>
    <w:p w14:paraId="54351D1C" w14:textId="77777777" w:rsidR="00917AE4" w:rsidRPr="00457B8F" w:rsidRDefault="00917AE4" w:rsidP="00917AE4">
      <w:pPr>
        <w:spacing w:after="160"/>
      </w:pPr>
      <w:r>
        <w:t>}</w:t>
      </w:r>
    </w:p>
    <w:p w14:paraId="14AA8D26" w14:textId="77777777" w:rsidR="00917AE4" w:rsidRPr="00457B8F" w:rsidRDefault="00917AE4" w:rsidP="00917AE4">
      <w:pPr>
        <w:spacing w:after="160"/>
      </w:pPr>
      <w:r>
        <w:t>```</w:t>
      </w:r>
    </w:p>
    <w:p w14:paraId="6DF59ECD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2"/>
      </w:tblGrid>
      <w:tr w:rsidR="00917AE4" w:rsidRPr="00457B8F" w14:paraId="68769E7E" w14:textId="77777777" w:rsidTr="008378BD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DA20ED" w14:textId="77777777" w:rsidR="00917AE4" w:rsidRPr="00457B8F" w:rsidRDefault="00917AE4" w:rsidP="008378BD">
            <w:pPr>
              <w:spacing w:after="16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++</w:t>
            </w:r>
            <w:proofErr w:type="spellStart"/>
            <w:r>
              <w:t>i</w:t>
            </w:r>
            <w:proofErr w:type="spellEnd"/>
            <w:r>
              <w:t xml:space="preserve">) { </w:t>
            </w:r>
          </w:p>
          <w:p w14:paraId="052DE0B8" w14:textId="77777777" w:rsidR="00917AE4" w:rsidRPr="00457B8F" w:rsidRDefault="00917AE4" w:rsidP="008378BD">
            <w:pPr>
              <w:spacing w:after="160"/>
            </w:pPr>
            <w:r>
              <w:t xml:space="preserve">   ...</w:t>
            </w:r>
          </w:p>
          <w:p w14:paraId="4C12A44C" w14:textId="77777777" w:rsidR="00917AE4" w:rsidRPr="00457B8F" w:rsidRDefault="00917AE4" w:rsidP="008378BD">
            <w:pPr>
              <w:spacing w:after="160"/>
            </w:pPr>
            <w:r>
              <w:t>}</w:t>
            </w:r>
          </w:p>
          <w:p w14:paraId="0235E3F3" w14:textId="77777777" w:rsidR="00917AE4" w:rsidRPr="00457B8F" w:rsidRDefault="00917AE4" w:rsidP="008378BD">
            <w:pPr>
              <w:spacing w:after="160"/>
            </w:pPr>
          </w:p>
        </w:tc>
      </w:tr>
    </w:tbl>
    <w:p w14:paraId="29AB30FA" w14:textId="77777777" w:rsidR="00917AE4" w:rsidRPr="00457B8F" w:rsidRDefault="00917AE4" w:rsidP="00917AE4">
      <w:pPr>
        <w:spacing w:after="160"/>
      </w:pPr>
      <w:r>
        <w:t xml:space="preserve">문장내에서 작성하고 싶으면 ` 로 감싸면 됩니다. 단, </w:t>
      </w:r>
      <w:proofErr w:type="spellStart"/>
      <w:r>
        <w:t>문법강조는</w:t>
      </w:r>
      <w:proofErr w:type="spellEnd"/>
      <w:r>
        <w:t xml:space="preserve"> 지원되지 않습니다.</w:t>
      </w:r>
    </w:p>
    <w:p w14:paraId="2782B233" w14:textId="77777777" w:rsidR="00917AE4" w:rsidRPr="00457B8F" w:rsidRDefault="00917AE4" w:rsidP="00917AE4">
      <w:pPr>
        <w:spacing w:after="160"/>
      </w:pPr>
      <w:r>
        <w:t>`for`문은 `</w:t>
      </w:r>
      <w:proofErr w:type="spellStart"/>
      <w:r>
        <w:t>cpp</w:t>
      </w:r>
      <w:proofErr w:type="spellEnd"/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{}` 와 같이 횟수를 지정하여 반복할 수 있습니다.</w:t>
      </w:r>
    </w:p>
    <w:p w14:paraId="5BFB1E06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4BBBC1AB" w14:textId="77777777" w:rsidR="00917AE4" w:rsidRPr="00457B8F" w:rsidRDefault="00917AE4" w:rsidP="00917AE4">
      <w:pPr>
        <w:spacing w:after="160"/>
      </w:pPr>
      <w:r>
        <w:t xml:space="preserve">for문은 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{} 와 같이 횟수를 지정하여 반복할 수 있습니다.</w:t>
      </w:r>
    </w:p>
    <w:p w14:paraId="7D018FC3" w14:textId="77777777" w:rsidR="00917AE4" w:rsidRDefault="00917AE4" w:rsidP="00917AE4">
      <w:pPr>
        <w:spacing w:after="160"/>
        <w:rPr>
          <w:b/>
          <w:bCs/>
        </w:rPr>
      </w:pPr>
    </w:p>
    <w:p w14:paraId="3FF53974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특수 기호 </w:t>
      </w:r>
    </w:p>
    <w:p w14:paraId="3DA9FCAB" w14:textId="77777777" w:rsidR="00917AE4" w:rsidRPr="00457B8F" w:rsidRDefault="00917AE4" w:rsidP="00917AE4">
      <w:pPr>
        <w:spacing w:after="160"/>
      </w:pPr>
      <w:r>
        <w:t xml:space="preserve">그대로 </w:t>
      </w:r>
      <w:proofErr w:type="spellStart"/>
      <w:r>
        <w:t>표시하고픈</w:t>
      </w:r>
      <w:proofErr w:type="spellEnd"/>
      <w:r>
        <w:t xml:space="preserve"> 특수기호 앞에 \ 를 사용 하면 됩니다.</w:t>
      </w:r>
    </w:p>
    <w:p w14:paraId="3D4F0AAE" w14:textId="77777777" w:rsidR="00917AE4" w:rsidRDefault="00917AE4" w:rsidP="00917AE4">
      <w:pPr>
        <w:spacing w:after="160"/>
        <w:rPr>
          <w:b/>
          <w:bCs/>
        </w:rPr>
      </w:pPr>
    </w:p>
    <w:p w14:paraId="1C5997E5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강조와 구분선 </w:t>
      </w:r>
    </w:p>
    <w:p w14:paraId="3424E823" w14:textId="77777777" w:rsidR="00917AE4" w:rsidRDefault="00917AE4" w:rsidP="00917AE4">
      <w:pPr>
        <w:spacing w:after="160"/>
      </w:pPr>
      <w:r>
        <w:t>다음과 같이 글꼴을 강조합니다.</w:t>
      </w:r>
    </w:p>
    <w:p w14:paraId="06EA462F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C214CEB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49326C7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*</w:t>
            </w:r>
            <w:proofErr w:type="spellStart"/>
            <w:r>
              <w:rPr>
                <w:i/>
                <w:iCs/>
              </w:rPr>
              <w:t>이텔릭체</w:t>
            </w:r>
            <w:proofErr w:type="spellEnd"/>
            <w:r>
              <w:rPr>
                <w:i/>
                <w:iCs/>
              </w:rPr>
              <w:t>*</w:t>
            </w:r>
          </w:p>
          <w:p w14:paraId="7C4398D9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lastRenderedPageBreak/>
              <w:t>**</w:t>
            </w:r>
            <w:proofErr w:type="spellStart"/>
            <w:r>
              <w:rPr>
                <w:b/>
                <w:bCs/>
              </w:rPr>
              <w:t>볼드체</w:t>
            </w:r>
            <w:proofErr w:type="spellEnd"/>
            <w:r>
              <w:rPr>
                <w:b/>
                <w:bCs/>
              </w:rPr>
              <w:t>**</w:t>
            </w:r>
          </w:p>
          <w:p w14:paraId="484BC700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__</w:t>
            </w:r>
            <w:proofErr w:type="spellStart"/>
            <w:r>
              <w:rPr>
                <w:b/>
                <w:bCs/>
              </w:rPr>
              <w:t>볼드체</w:t>
            </w:r>
            <w:proofErr w:type="spellEnd"/>
            <w:r>
              <w:rPr>
                <w:b/>
                <w:bCs/>
              </w:rPr>
              <w:t>__</w:t>
            </w:r>
          </w:p>
          <w:p w14:paraId="1E1E22BE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_</w:t>
            </w:r>
            <w:proofErr w:type="spellStart"/>
            <w:r>
              <w:rPr>
                <w:i/>
                <w:iCs/>
              </w:rPr>
              <w:t>이텔릭체</w:t>
            </w:r>
            <w:proofErr w:type="spellEnd"/>
            <w:r>
              <w:rPr>
                <w:i/>
                <w:iCs/>
              </w:rPr>
              <w:t>_</w:t>
            </w:r>
          </w:p>
          <w:p w14:paraId="0527A167" w14:textId="77777777" w:rsidR="00917AE4" w:rsidRPr="00457B8F" w:rsidRDefault="00917AE4" w:rsidP="008378BD">
            <w:pPr>
              <w:spacing w:after="160"/>
            </w:pPr>
            <w:r>
              <w:t>~~취소선~~</w:t>
            </w:r>
          </w:p>
          <w:p w14:paraId="5C679FBE" w14:textId="77777777" w:rsidR="00917AE4" w:rsidRPr="00457B8F" w:rsidRDefault="00917AE4" w:rsidP="008378BD">
            <w:pPr>
              <w:spacing w:after="160"/>
            </w:pPr>
            <w:r>
              <w:t>&lt;u&gt;밑줄&lt;/u&gt;</w:t>
            </w:r>
          </w:p>
          <w:p w14:paraId="0E682620" w14:textId="77777777" w:rsidR="00917AE4" w:rsidRDefault="00917AE4" w:rsidP="008378BD">
            <w:pPr>
              <w:spacing w:after="160"/>
            </w:pPr>
            <w:r>
              <w:t>&lt;span style="</w:t>
            </w:r>
            <w:proofErr w:type="spellStart"/>
            <w:r>
              <w:t>color:red</w:t>
            </w:r>
            <w:proofErr w:type="spellEnd"/>
            <w:r>
              <w:t>"&gt;빨간색&lt;/span&gt;</w:t>
            </w:r>
          </w:p>
          <w:p w14:paraId="4C8B54E5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1844A2AC" w14:textId="77777777" w:rsidR="00917AE4" w:rsidRPr="00457B8F" w:rsidRDefault="00917AE4" w:rsidP="008378BD">
            <w:pPr>
              <w:spacing w:after="160"/>
            </w:pPr>
          </w:p>
        </w:tc>
      </w:tr>
    </w:tbl>
    <w:p w14:paraId="4490A232" w14:textId="77777777" w:rsidR="00917AE4" w:rsidRPr="00457B8F" w:rsidRDefault="00917AE4" w:rsidP="00917AE4">
      <w:pPr>
        <w:spacing w:after="160"/>
      </w:pPr>
      <w:r>
        <w:rPr>
          <w:b/>
          <w:bCs/>
        </w:rPr>
        <w:lastRenderedPageBreak/>
        <w:t>결과</w:t>
      </w:r>
    </w:p>
    <w:p w14:paraId="7BAB354C" w14:textId="77777777" w:rsidR="00917AE4" w:rsidRPr="00457B8F" w:rsidRDefault="00917AE4" w:rsidP="00917AE4">
      <w:pPr>
        <w:spacing w:after="160"/>
      </w:pPr>
      <w:proofErr w:type="spellStart"/>
      <w:r>
        <w:rPr>
          <w:i/>
          <w:iCs/>
        </w:rPr>
        <w:t>이텔릭체</w:t>
      </w:r>
      <w:proofErr w:type="spellEnd"/>
      <w:r>
        <w:t> </w:t>
      </w:r>
      <w:proofErr w:type="spellStart"/>
      <w:r>
        <w:rPr>
          <w:b/>
          <w:bCs/>
        </w:rPr>
        <w:t>볼드체</w:t>
      </w:r>
      <w:proofErr w:type="spellEnd"/>
      <w:r>
        <w:t> </w:t>
      </w:r>
      <w:proofErr w:type="spellStart"/>
      <w:r>
        <w:rPr>
          <w:b/>
          <w:bCs/>
        </w:rPr>
        <w:t>볼드체</w:t>
      </w:r>
      <w:proofErr w:type="spellEnd"/>
      <w:r>
        <w:t> </w:t>
      </w:r>
      <w:proofErr w:type="spellStart"/>
      <w:r>
        <w:rPr>
          <w:i/>
          <w:iCs/>
        </w:rPr>
        <w:t>이텔릭체</w:t>
      </w:r>
      <w:proofErr w:type="spellEnd"/>
      <w:r>
        <w:t> </w:t>
      </w:r>
      <w:del w:id="63" w:author="Unknown">
        <w:r>
          <w:delText>취소선</w:delText>
        </w:r>
      </w:del>
      <w:r>
        <w:t> 밑줄 빨간색</w:t>
      </w:r>
    </w:p>
    <w:p w14:paraId="72289C58" w14:textId="77777777" w:rsidR="00917AE4" w:rsidRPr="00457B8F" w:rsidRDefault="00917AE4" w:rsidP="00917AE4">
      <w:pPr>
        <w:spacing w:after="160"/>
      </w:pPr>
      <w:r>
        <w:t>* 과 _ 을 2개이상 사용하여 구분선을 표시합니다.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37B2861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B02C000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**</w:t>
            </w:r>
          </w:p>
          <w:p w14:paraId="538C865B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__</w:t>
            </w:r>
          </w:p>
          <w:p w14:paraId="510B4067" w14:textId="77777777" w:rsidR="00917AE4" w:rsidRPr="00457B8F" w:rsidRDefault="00917AE4" w:rsidP="008378BD">
            <w:pPr>
              <w:spacing w:after="160"/>
            </w:pPr>
          </w:p>
        </w:tc>
      </w:tr>
    </w:tbl>
    <w:p w14:paraId="56CFC014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7B08AC48" w14:textId="77777777" w:rsidR="00917AE4" w:rsidRPr="00457B8F" w:rsidRDefault="00000000" w:rsidP="00917AE4">
      <w:pPr>
        <w:spacing w:after="160"/>
      </w:pPr>
      <w:r>
        <w:pict w14:anchorId="49D1F18C">
          <v:rect id="_x0000_i1025" style="width:0;height:1.5pt" o:hralign="center" o:hrstd="t" o:hr="t" fillcolor="#a0a0a0" stroked="f"/>
        </w:pict>
      </w:r>
    </w:p>
    <w:p w14:paraId="16C65160" w14:textId="77777777" w:rsidR="00917AE4" w:rsidRPr="00457B8F" w:rsidRDefault="00000000" w:rsidP="00917AE4">
      <w:pPr>
        <w:spacing w:after="160"/>
      </w:pPr>
      <w:r>
        <w:pict w14:anchorId="162C5DCE">
          <v:rect id="_x0000_i1026" style="width:0;height:1.5pt" o:hralign="center" o:hrstd="t" o:hr="t" fillcolor="#a0a0a0" stroked="f"/>
        </w:pict>
      </w:r>
    </w:p>
    <w:p w14:paraId="512C963B" w14:textId="77777777" w:rsidR="00917AE4" w:rsidRDefault="00917AE4" w:rsidP="00917AE4">
      <w:pPr>
        <w:spacing w:after="160"/>
        <w:rPr>
          <w:b/>
          <w:bCs/>
        </w:rPr>
      </w:pPr>
    </w:p>
    <w:p w14:paraId="368C44C7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인용 </w:t>
      </w:r>
    </w:p>
    <w:p w14:paraId="3E375CFC" w14:textId="77777777" w:rsidR="00917AE4" w:rsidRDefault="00917AE4" w:rsidP="00917AE4">
      <w:pPr>
        <w:spacing w:after="160"/>
      </w:pPr>
      <w:r>
        <w:t>&gt; 으로 이메일 인용형식으로 표시합니다.</w:t>
      </w:r>
    </w:p>
    <w:p w14:paraId="6CF70F74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AF57935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D18C229" w14:textId="77777777" w:rsidR="00917AE4" w:rsidRPr="00457B8F" w:rsidRDefault="00917AE4" w:rsidP="008378BD">
            <w:pPr>
              <w:spacing w:after="160"/>
            </w:pPr>
            <w:r>
              <w:t>&gt; 인용입니다.</w:t>
            </w:r>
          </w:p>
          <w:p w14:paraId="19DD83D3" w14:textId="77777777" w:rsidR="00917AE4" w:rsidRPr="00457B8F" w:rsidRDefault="00917AE4" w:rsidP="008378BD">
            <w:pPr>
              <w:spacing w:after="160"/>
            </w:pPr>
            <w:r>
              <w:t xml:space="preserve">&gt;&gt; </w:t>
            </w:r>
            <w:proofErr w:type="spellStart"/>
            <w:r>
              <w:t>들여쓰기된</w:t>
            </w:r>
            <w:proofErr w:type="spellEnd"/>
            <w:r>
              <w:t xml:space="preserve"> 인용입니다.</w:t>
            </w:r>
          </w:p>
          <w:p w14:paraId="621702D4" w14:textId="77777777" w:rsidR="00917AE4" w:rsidRPr="00457B8F" w:rsidRDefault="00917AE4" w:rsidP="008378BD">
            <w:pPr>
              <w:spacing w:after="160"/>
            </w:pPr>
            <w:r>
              <w:t>&gt;&gt;</w:t>
            </w:r>
          </w:p>
          <w:p w14:paraId="27D45C4E" w14:textId="77777777" w:rsidR="00917AE4" w:rsidRDefault="00917AE4" w:rsidP="008378BD">
            <w:pPr>
              <w:spacing w:after="160"/>
            </w:pPr>
            <w:r>
              <w:t>&gt;&gt; **마크다운** 의 용법이 그대로 적용됩니다.</w:t>
            </w:r>
          </w:p>
          <w:p w14:paraId="18E5D549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43406CB" w14:textId="77777777" w:rsidR="00917AE4" w:rsidRPr="00457B8F" w:rsidRDefault="00917AE4" w:rsidP="008378BD">
            <w:pPr>
              <w:spacing w:after="160"/>
            </w:pPr>
          </w:p>
        </w:tc>
      </w:tr>
    </w:tbl>
    <w:p w14:paraId="5637A977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306D1173" w14:textId="77777777" w:rsidR="00917AE4" w:rsidRPr="00457B8F" w:rsidRDefault="00917AE4" w:rsidP="00917AE4">
      <w:pPr>
        <w:spacing w:after="160"/>
        <w:rPr>
          <w:i/>
          <w:iCs/>
        </w:rPr>
      </w:pPr>
      <w:r>
        <w:rPr>
          <w:i/>
          <w:iCs/>
        </w:rPr>
        <w:t>인용입니다.</w:t>
      </w:r>
    </w:p>
    <w:p w14:paraId="63432CBC" w14:textId="77777777" w:rsidR="00917AE4" w:rsidRPr="00457B8F" w:rsidRDefault="00917AE4" w:rsidP="00917AE4">
      <w:pPr>
        <w:spacing w:after="160"/>
        <w:rPr>
          <w:i/>
          <w:iCs/>
        </w:rPr>
      </w:pPr>
      <w:proofErr w:type="spellStart"/>
      <w:r>
        <w:rPr>
          <w:i/>
          <w:iCs/>
        </w:rPr>
        <w:t>들여쓰기된</w:t>
      </w:r>
      <w:proofErr w:type="spellEnd"/>
      <w:r>
        <w:rPr>
          <w:i/>
          <w:iCs/>
        </w:rPr>
        <w:t xml:space="preserve"> 인용입니다.</w:t>
      </w:r>
    </w:p>
    <w:p w14:paraId="23181ED6" w14:textId="77777777" w:rsidR="00917AE4" w:rsidRPr="00457B8F" w:rsidRDefault="00917AE4" w:rsidP="00917AE4">
      <w:pPr>
        <w:spacing w:after="160"/>
        <w:rPr>
          <w:i/>
          <w:iCs/>
        </w:rPr>
      </w:pPr>
      <w:r>
        <w:rPr>
          <w:b/>
          <w:bCs/>
          <w:i/>
          <w:iCs/>
        </w:rPr>
        <w:t>마크다운</w:t>
      </w:r>
      <w:r>
        <w:rPr>
          <w:i/>
          <w:iCs/>
        </w:rPr>
        <w:t> 의 용법이 그대로 적용됩니다.</w:t>
      </w:r>
    </w:p>
    <w:p w14:paraId="6F63B8DA" w14:textId="77777777" w:rsidR="00917AE4" w:rsidRDefault="00917AE4" w:rsidP="00917AE4">
      <w:pPr>
        <w:spacing w:after="160"/>
        <w:rPr>
          <w:b/>
          <w:bCs/>
        </w:rPr>
      </w:pPr>
    </w:p>
    <w:p w14:paraId="5FB77D7A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lastRenderedPageBreak/>
        <w:t xml:space="preserve">□ </w:t>
      </w:r>
      <w:r>
        <w:rPr>
          <w:b/>
          <w:bCs/>
        </w:rPr>
        <w:t xml:space="preserve">목록 </w:t>
      </w:r>
    </w:p>
    <w:p w14:paraId="1D559BF2" w14:textId="77777777" w:rsidR="00917AE4" w:rsidRDefault="00917AE4" w:rsidP="00917AE4">
      <w:pPr>
        <w:spacing w:after="160"/>
      </w:pPr>
      <w:proofErr w:type="spellStart"/>
      <w:r>
        <w:t>순서있는</w:t>
      </w:r>
      <w:proofErr w:type="spellEnd"/>
      <w:r>
        <w:t xml:space="preserve"> 목록은 </w:t>
      </w:r>
      <w:proofErr w:type="spellStart"/>
      <w:r>
        <w:t>숫자뒤에</w:t>
      </w:r>
      <w:proofErr w:type="spellEnd"/>
      <w:r>
        <w:t xml:space="preserve"> . 을 사용하고, </w:t>
      </w:r>
      <w:proofErr w:type="spellStart"/>
      <w:r>
        <w:t>순서없는</w:t>
      </w:r>
      <w:proofErr w:type="spellEnd"/>
      <w:r>
        <w:t xml:space="preserve"> 목록은 *, +, -를 사용합니다. 목록에서 하위 항목을 만들려면 앞에 Tab을 추가하여 들여쓰기를 해야 합니다.</w:t>
      </w:r>
    </w:p>
    <w:p w14:paraId="784C5898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336E0D60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3EFBC93" w14:textId="77777777" w:rsidR="00917AE4" w:rsidRPr="00457B8F" w:rsidRDefault="00917AE4" w:rsidP="008378BD">
            <w:pPr>
              <w:spacing w:after="160"/>
            </w:pPr>
            <w:r>
              <w:t>1. 목록입니다.</w:t>
            </w:r>
          </w:p>
          <w:p w14:paraId="3F2228E5" w14:textId="77777777" w:rsidR="00917AE4" w:rsidRPr="00457B8F" w:rsidRDefault="00917AE4" w:rsidP="008378BD">
            <w:pPr>
              <w:spacing w:after="160"/>
            </w:pPr>
            <w:r>
              <w:t>3. 목록 2번인데 3번이라 잘못 작성했지만, 마크다운은 순서대로 2번이라 보여줍니다.</w:t>
            </w:r>
          </w:p>
          <w:p w14:paraId="1C87BCB3" w14:textId="77777777" w:rsidR="00917AE4" w:rsidRPr="00457B8F" w:rsidRDefault="00917AE4" w:rsidP="008378BD">
            <w:pPr>
              <w:spacing w:after="160"/>
            </w:pPr>
            <w:r>
              <w:t>2. 목록 3번인데 2번이라 잘못 작성했지만, 마크다운은 순서대로 3번이라 보여 줍니다.</w:t>
            </w:r>
          </w:p>
          <w:p w14:paraId="1E5EDAE6" w14:textId="77777777" w:rsidR="00917AE4" w:rsidRPr="00457B8F" w:rsidRDefault="00917AE4" w:rsidP="008378BD">
            <w:pPr>
              <w:spacing w:after="160"/>
            </w:pPr>
          </w:p>
          <w:p w14:paraId="3800620D" w14:textId="77777777" w:rsidR="00917AE4" w:rsidRPr="00457B8F" w:rsidRDefault="00917AE4" w:rsidP="008378BD">
            <w:pPr>
              <w:spacing w:after="160"/>
            </w:pPr>
            <w:r>
              <w:t xml:space="preserve">*부모(띄어쓰기를 </w:t>
            </w:r>
            <w:proofErr w:type="spellStart"/>
            <w:r>
              <w:t>안하면</w:t>
            </w:r>
            <w:proofErr w:type="spellEnd"/>
            <w:r>
              <w:t xml:space="preserve"> 목록이 안됩니다.)  </w:t>
            </w:r>
          </w:p>
          <w:p w14:paraId="01BE64EB" w14:textId="77777777" w:rsidR="00917AE4" w:rsidRPr="00457B8F" w:rsidRDefault="00917AE4" w:rsidP="008378BD">
            <w:pPr>
              <w:spacing w:after="160"/>
            </w:pPr>
            <w:r>
              <w:t>* 부모(* 뒤에 띄어쓰기를 해야 합니다.)</w:t>
            </w:r>
          </w:p>
          <w:p w14:paraId="003236D5" w14:textId="77777777" w:rsidR="00917AE4" w:rsidRPr="00457B8F" w:rsidRDefault="00917AE4" w:rsidP="008378BD">
            <w:pPr>
              <w:spacing w:after="160"/>
            </w:pPr>
            <w:r>
              <w:t xml:space="preserve"> + 자식( + 앞에 띄어쓰기 1을 하니 하위 항목이 되지 않습니다.)</w:t>
            </w:r>
          </w:p>
          <w:p w14:paraId="216E4A59" w14:textId="77777777" w:rsidR="00917AE4" w:rsidRPr="00457B8F" w:rsidRDefault="00917AE4" w:rsidP="008378BD">
            <w:pPr>
              <w:spacing w:after="160"/>
            </w:pPr>
            <w:r>
              <w:t>* 부모</w:t>
            </w:r>
          </w:p>
          <w:p w14:paraId="1F26EEF4" w14:textId="77777777" w:rsidR="00917AE4" w:rsidRPr="00457B8F" w:rsidRDefault="00917AE4" w:rsidP="008378BD">
            <w:pPr>
              <w:spacing w:after="160"/>
            </w:pPr>
            <w:r>
              <w:t xml:space="preserve">   + 자식( + 앞에 Tab 1)</w:t>
            </w:r>
          </w:p>
          <w:p w14:paraId="33A9B9D1" w14:textId="77777777" w:rsidR="00917AE4" w:rsidRDefault="00917AE4" w:rsidP="008378BD">
            <w:pPr>
              <w:spacing w:after="160"/>
            </w:pPr>
            <w:r>
              <w:t xml:space="preserve">      - 손자( - 앞에 Tab 2)</w:t>
            </w:r>
          </w:p>
          <w:p w14:paraId="114A6317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6DC82CDD" w14:textId="77777777" w:rsidR="00917AE4" w:rsidRPr="00457B8F" w:rsidRDefault="00917AE4" w:rsidP="008378BD">
            <w:pPr>
              <w:spacing w:after="160"/>
            </w:pPr>
          </w:p>
        </w:tc>
      </w:tr>
    </w:tbl>
    <w:p w14:paraId="2003F5B7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52F63F27" w14:textId="77777777" w:rsidR="00917AE4" w:rsidRPr="00457B8F" w:rsidRDefault="00917AE4" w:rsidP="00917AE4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/>
      </w:pPr>
      <w:r>
        <w:t>목록입니다.</w:t>
      </w:r>
    </w:p>
    <w:p w14:paraId="4BE1948F" w14:textId="77777777" w:rsidR="00917AE4" w:rsidRPr="00457B8F" w:rsidRDefault="00917AE4" w:rsidP="00917AE4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/>
      </w:pPr>
      <w:r>
        <w:t>목록 2번인데 3번이라 잘못 작성했지만, 마크다운은 순서대로 2번이라 보여줍니다.</w:t>
      </w:r>
    </w:p>
    <w:p w14:paraId="280D002D" w14:textId="77777777" w:rsidR="00917AE4" w:rsidRPr="00457B8F" w:rsidRDefault="00917AE4" w:rsidP="00917AE4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/>
      </w:pPr>
      <w:r>
        <w:t>목록 3번인데 2번이라 잘못 작성했지만, 마크다운은 순서대로 3번이라 보여 줍니다.</w:t>
      </w:r>
    </w:p>
    <w:p w14:paraId="15CC8A1A" w14:textId="77777777" w:rsidR="00917AE4" w:rsidRPr="00457B8F" w:rsidRDefault="00917AE4" w:rsidP="00917AE4">
      <w:pPr>
        <w:spacing w:after="160"/>
      </w:pPr>
      <w:r>
        <w:t xml:space="preserve">*부모(띄어쓰기를 </w:t>
      </w:r>
      <w:proofErr w:type="spellStart"/>
      <w:r>
        <w:t>안하면</w:t>
      </w:r>
      <w:proofErr w:type="spellEnd"/>
      <w:r>
        <w:t xml:space="preserve"> 목록이 안됩니다.)</w:t>
      </w:r>
    </w:p>
    <w:p w14:paraId="62DAD36C" w14:textId="77777777" w:rsidR="00917AE4" w:rsidRPr="00457B8F" w:rsidRDefault="00917AE4" w:rsidP="00917AE4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/>
      </w:pPr>
      <w:r>
        <w:t>부모(* 뒤에 띄어쓰기를 해야 합니다.)</w:t>
      </w:r>
    </w:p>
    <w:p w14:paraId="7FEDB71D" w14:textId="77777777" w:rsidR="00917AE4" w:rsidRPr="00457B8F" w:rsidRDefault="00917AE4" w:rsidP="00917AE4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/>
      </w:pPr>
      <w:r>
        <w:t>자식( + 앞에 띄어쓰기 1을 하니 하위 항목이 되지 않습니다.)</w:t>
      </w:r>
    </w:p>
    <w:p w14:paraId="5D96CE6B" w14:textId="77777777" w:rsidR="00917AE4" w:rsidRPr="00457B8F" w:rsidRDefault="00917AE4" w:rsidP="00917AE4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/>
      </w:pPr>
      <w:r>
        <w:t>부모</w:t>
      </w:r>
    </w:p>
    <w:p w14:paraId="7D79B483" w14:textId="77777777" w:rsidR="00917AE4" w:rsidRPr="00457B8F" w:rsidRDefault="00917AE4" w:rsidP="00917AE4">
      <w:pPr>
        <w:widowControl w:val="0"/>
        <w:numPr>
          <w:ilvl w:val="1"/>
          <w:numId w:val="19"/>
        </w:numPr>
        <w:wordWrap w:val="0"/>
        <w:autoSpaceDE w:val="0"/>
        <w:autoSpaceDN w:val="0"/>
        <w:spacing w:after="160"/>
      </w:pPr>
      <w:r>
        <w:t>자식( + 앞에 Tab 1)</w:t>
      </w:r>
    </w:p>
    <w:p w14:paraId="410EF708" w14:textId="77777777" w:rsidR="00917AE4" w:rsidRPr="00457B8F" w:rsidRDefault="00917AE4" w:rsidP="00917AE4">
      <w:pPr>
        <w:widowControl w:val="0"/>
        <w:numPr>
          <w:ilvl w:val="2"/>
          <w:numId w:val="19"/>
        </w:numPr>
        <w:wordWrap w:val="0"/>
        <w:autoSpaceDE w:val="0"/>
        <w:autoSpaceDN w:val="0"/>
        <w:spacing w:after="160"/>
      </w:pPr>
      <w:r>
        <w:t>손자( - 앞에 Tab 2)</w:t>
      </w:r>
    </w:p>
    <w:p w14:paraId="7627C80B" w14:textId="77777777" w:rsidR="00917AE4" w:rsidRPr="00457B8F" w:rsidRDefault="00917AE4" w:rsidP="00917AE4">
      <w:pPr>
        <w:spacing w:after="160"/>
      </w:pPr>
      <w:r>
        <w:rPr>
          <w:b/>
          <w:bCs/>
        </w:rPr>
        <w:t>목록에서의 하위 항목 들여쓰기 수준 맞추기</w:t>
      </w:r>
    </w:p>
    <w:p w14:paraId="6F323B8A" w14:textId="77777777" w:rsidR="00917AE4" w:rsidRDefault="00917AE4" w:rsidP="00917AE4">
      <w:pPr>
        <w:spacing w:after="160"/>
      </w:pPr>
      <w:r>
        <w:t>목록에서 하위 항목의 들여쓰기는 각 수준에 맞게 작성해야 합니다. 그렇지 않으면, 하위항목이 의도한 대로 해석되지 않을 수도 있습니다.</w:t>
      </w:r>
    </w:p>
    <w:p w14:paraId="75230C8C" w14:textId="77777777" w:rsidR="00917AE4" w:rsidRPr="00457B8F" w:rsidRDefault="00917AE4" w:rsidP="00917AE4">
      <w:pPr>
        <w:spacing w:after="160"/>
      </w:pPr>
      <w:r>
        <w:rPr>
          <w:rFonts w:hint="eastAsia"/>
        </w:rPr>
        <w:lastRenderedPageBreak/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C57B875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CA55AF5" w14:textId="77777777" w:rsidR="00917AE4" w:rsidRPr="00457B8F" w:rsidRDefault="00917AE4" w:rsidP="008378BD">
            <w:pPr>
              <w:spacing w:after="160"/>
            </w:pPr>
            <w:r>
              <w:t>1. A</w:t>
            </w:r>
          </w:p>
          <w:p w14:paraId="4E9F4BD5" w14:textId="77777777" w:rsidR="00917AE4" w:rsidRPr="00457B8F" w:rsidRDefault="00917AE4" w:rsidP="008378BD">
            <w:pPr>
              <w:spacing w:after="160"/>
            </w:pPr>
          </w:p>
          <w:p w14:paraId="502D1A9F" w14:textId="77777777" w:rsidR="00917AE4" w:rsidRPr="00457B8F" w:rsidRDefault="00917AE4" w:rsidP="008378BD">
            <w:pPr>
              <w:spacing w:after="160"/>
            </w:pPr>
            <w:r>
              <w:t xml:space="preserve">   A 의 하위 항목. Tab1을 사용했습니다.</w:t>
            </w:r>
          </w:p>
          <w:p w14:paraId="6D632358" w14:textId="77777777" w:rsidR="00917AE4" w:rsidRPr="00457B8F" w:rsidRDefault="00917AE4" w:rsidP="008378BD">
            <w:pPr>
              <w:spacing w:after="160"/>
            </w:pPr>
          </w:p>
          <w:p w14:paraId="0F4FE227" w14:textId="77777777" w:rsidR="00917AE4" w:rsidRPr="00457B8F" w:rsidRDefault="00917AE4" w:rsidP="008378BD">
            <w:pPr>
              <w:spacing w:after="160"/>
            </w:pPr>
            <w:r>
              <w:t xml:space="preserve">   * A Child1. Tab1을 사용했습니다. </w:t>
            </w:r>
          </w:p>
          <w:p w14:paraId="06A3BD53" w14:textId="77777777" w:rsidR="00917AE4" w:rsidRPr="00457B8F" w:rsidRDefault="00917AE4" w:rsidP="008378BD">
            <w:pPr>
              <w:spacing w:after="160"/>
            </w:pPr>
          </w:p>
          <w:p w14:paraId="52A2D3BF" w14:textId="77777777" w:rsidR="00917AE4" w:rsidRPr="00457B8F" w:rsidRDefault="00917AE4" w:rsidP="008378BD">
            <w:pPr>
              <w:spacing w:after="160"/>
            </w:pPr>
            <w:r>
              <w:t xml:space="preserve">   * A Child2. Tab2을 사용했습니다.</w:t>
            </w:r>
          </w:p>
          <w:p w14:paraId="4BA221E0" w14:textId="77777777" w:rsidR="00917AE4" w:rsidRPr="00457B8F" w:rsidRDefault="00917AE4" w:rsidP="008378BD">
            <w:pPr>
              <w:spacing w:after="160"/>
            </w:pPr>
          </w:p>
          <w:p w14:paraId="25FA5FE6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**(오류)**</w:t>
            </w:r>
            <w:r>
              <w:t xml:space="preserve"> A Child2 </w:t>
            </w:r>
            <w:proofErr w:type="spellStart"/>
            <w:r>
              <w:t>하위항목인데</w:t>
            </w:r>
            <w:proofErr w:type="spellEnd"/>
            <w:r>
              <w:t xml:space="preserve"> 아무런 들여쓰기를 하지 않았습니다.</w:t>
            </w:r>
          </w:p>
          <w:p w14:paraId="113DC603" w14:textId="77777777" w:rsidR="00917AE4" w:rsidRPr="00457B8F" w:rsidRDefault="00917AE4" w:rsidP="008378BD">
            <w:pPr>
              <w:spacing w:after="160"/>
            </w:pPr>
          </w:p>
          <w:p w14:paraId="09E21133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**(오류)**</w:t>
            </w:r>
            <w:r>
              <w:t xml:space="preserve"> A의 </w:t>
            </w:r>
            <w:proofErr w:type="spellStart"/>
            <w:r>
              <w:t>하위항목인데</w:t>
            </w:r>
            <w:proofErr w:type="spellEnd"/>
            <w:r>
              <w:t xml:space="preserve"> 들여쓰기를 하지 않았습니다.(튀어 나와 보이고, Markdown 변환기에 따라 하기 2번째 목록이고, Markdown 변환기에 따라 하기 2번째 목록이 1로 초기화 될 수도 있습니다.)</w:t>
            </w:r>
          </w:p>
          <w:p w14:paraId="40BA762B" w14:textId="77777777" w:rsidR="00917AE4" w:rsidRPr="00457B8F" w:rsidRDefault="00917AE4" w:rsidP="008378BD">
            <w:pPr>
              <w:spacing w:after="160"/>
            </w:pPr>
          </w:p>
          <w:p w14:paraId="4C5422A4" w14:textId="77777777" w:rsidR="00917AE4" w:rsidRDefault="00917AE4" w:rsidP="008378BD">
            <w:pPr>
              <w:spacing w:after="160"/>
            </w:pPr>
            <w:r>
              <w:t xml:space="preserve">2. </w:t>
            </w:r>
            <w:r>
              <w:rPr>
                <w:b/>
                <w:bCs/>
              </w:rPr>
              <w:t>**(오류)**</w:t>
            </w:r>
            <w:r>
              <w:t xml:space="preserve"> B(숫자가 1이 될 수 있습니다.)</w:t>
            </w:r>
          </w:p>
          <w:p w14:paraId="52C1D14F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  <w:b/>
                <w:bCs/>
              </w:rPr>
              <w:t>```</w:t>
            </w:r>
          </w:p>
          <w:p w14:paraId="70879478" w14:textId="77777777" w:rsidR="00917AE4" w:rsidRPr="00457B8F" w:rsidRDefault="00917AE4" w:rsidP="008378BD">
            <w:pPr>
              <w:spacing w:after="160"/>
            </w:pPr>
          </w:p>
        </w:tc>
      </w:tr>
    </w:tbl>
    <w:p w14:paraId="6C4C1387" w14:textId="77777777" w:rsidR="00917AE4" w:rsidRPr="00457B8F" w:rsidRDefault="00917AE4" w:rsidP="00917AE4">
      <w:pPr>
        <w:spacing w:after="160"/>
      </w:pPr>
      <w:r>
        <w:t>Markdown 변환기에 따라 </w:t>
      </w:r>
      <w:r>
        <w:rPr>
          <w:b/>
          <w:bCs/>
        </w:rPr>
        <w:t>오류</w:t>
      </w:r>
      <w:r>
        <w:t> 부분이 다르게 나올 수 있습니다.</w:t>
      </w:r>
    </w:p>
    <w:p w14:paraId="3D9616A2" w14:textId="77777777" w:rsidR="00917AE4" w:rsidRPr="00457B8F" w:rsidRDefault="00917AE4" w:rsidP="00917AE4">
      <w:pPr>
        <w:widowControl w:val="0"/>
        <w:numPr>
          <w:ilvl w:val="0"/>
          <w:numId w:val="20"/>
        </w:numPr>
        <w:wordWrap w:val="0"/>
        <w:autoSpaceDE w:val="0"/>
        <w:autoSpaceDN w:val="0"/>
        <w:spacing w:after="160"/>
      </w:pPr>
      <w:r>
        <w:t>A</w:t>
      </w:r>
    </w:p>
    <w:p w14:paraId="41EF109B" w14:textId="77777777" w:rsidR="00917AE4" w:rsidRPr="00457B8F" w:rsidRDefault="00917AE4" w:rsidP="00917AE4">
      <w:pPr>
        <w:spacing w:after="160"/>
      </w:pPr>
      <w:r>
        <w:t>A 의 하위 항목. Tab1을 사용했습니다.</w:t>
      </w:r>
    </w:p>
    <w:p w14:paraId="0B5CD64A" w14:textId="77777777" w:rsidR="00917AE4" w:rsidRPr="00457B8F" w:rsidRDefault="00917AE4" w:rsidP="00917AE4">
      <w:pPr>
        <w:widowControl w:val="0"/>
        <w:numPr>
          <w:ilvl w:val="1"/>
          <w:numId w:val="20"/>
        </w:numPr>
        <w:wordWrap w:val="0"/>
        <w:autoSpaceDE w:val="0"/>
        <w:autoSpaceDN w:val="0"/>
        <w:spacing w:after="160"/>
      </w:pPr>
      <w:r>
        <w:t>A Child1. Tab1을 사용했습니다.</w:t>
      </w:r>
    </w:p>
    <w:p w14:paraId="03958F68" w14:textId="77777777" w:rsidR="00917AE4" w:rsidRPr="00457B8F" w:rsidRDefault="00917AE4" w:rsidP="00917AE4">
      <w:pPr>
        <w:widowControl w:val="0"/>
        <w:numPr>
          <w:ilvl w:val="1"/>
          <w:numId w:val="20"/>
        </w:numPr>
        <w:wordWrap w:val="0"/>
        <w:autoSpaceDE w:val="0"/>
        <w:autoSpaceDN w:val="0"/>
        <w:spacing w:after="160"/>
      </w:pPr>
      <w:r>
        <w:t>A Child2. Tab2을 사용했습니다.</w:t>
      </w:r>
    </w:p>
    <w:p w14:paraId="1BAB36F1" w14:textId="77777777" w:rsidR="00917AE4" w:rsidRPr="00457B8F" w:rsidRDefault="00917AE4" w:rsidP="00917AE4">
      <w:pPr>
        <w:spacing w:after="160"/>
      </w:pPr>
      <w:r>
        <w:rPr>
          <w:b/>
          <w:bCs/>
        </w:rPr>
        <w:t>(오류)</w:t>
      </w:r>
      <w:r>
        <w:t xml:space="preserve"> A Child2 </w:t>
      </w:r>
      <w:proofErr w:type="spellStart"/>
      <w:r>
        <w:t>하위항목인데</w:t>
      </w:r>
      <w:proofErr w:type="spellEnd"/>
      <w:r>
        <w:t xml:space="preserve"> 아무런 들여쓰기를 하지 않았습니다.</w:t>
      </w:r>
    </w:p>
    <w:p w14:paraId="12676AD5" w14:textId="77777777" w:rsidR="00917AE4" w:rsidRPr="00457B8F" w:rsidRDefault="00917AE4" w:rsidP="00917AE4">
      <w:pPr>
        <w:spacing w:after="160"/>
      </w:pPr>
      <w:r>
        <w:rPr>
          <w:b/>
          <w:bCs/>
        </w:rPr>
        <w:t>(오류)</w:t>
      </w:r>
      <w:r>
        <w:t xml:space="preserve"> A의 </w:t>
      </w:r>
      <w:proofErr w:type="spellStart"/>
      <w:r>
        <w:t>하위항목인데</w:t>
      </w:r>
      <w:proofErr w:type="spellEnd"/>
      <w:r>
        <w:t xml:space="preserve"> 들여쓰기를 하지 않았습니다.(튀어 나와 보이고, Markdown 변환기에 따라 하기 2번째 목록이고, Markdown 변환기에 따라 하기 2번째 목록이 1로 초기화 될 수도 있습니다.)</w:t>
      </w:r>
    </w:p>
    <w:p w14:paraId="247A3876" w14:textId="77777777" w:rsidR="00917AE4" w:rsidRPr="00457B8F" w:rsidRDefault="00917AE4" w:rsidP="00917AE4">
      <w:pPr>
        <w:widowControl w:val="0"/>
        <w:numPr>
          <w:ilvl w:val="0"/>
          <w:numId w:val="21"/>
        </w:numPr>
        <w:wordWrap w:val="0"/>
        <w:autoSpaceDE w:val="0"/>
        <w:autoSpaceDN w:val="0"/>
        <w:spacing w:after="160"/>
      </w:pPr>
      <w:r>
        <w:rPr>
          <w:b/>
          <w:bCs/>
        </w:rPr>
        <w:t>(오류)</w:t>
      </w:r>
      <w:r>
        <w:t> B(숫자가 1이 될 수 있습니다.)</w:t>
      </w:r>
    </w:p>
    <w:p w14:paraId="7FD4BA7D" w14:textId="77777777" w:rsidR="00917AE4" w:rsidRPr="00457B8F" w:rsidRDefault="00917AE4" w:rsidP="00917AE4">
      <w:pPr>
        <w:spacing w:after="160"/>
      </w:pPr>
      <w:r>
        <w:t>다음과 같이 들여쓰기를 맞추면 의도한 대로 해석됩니다.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5419648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F035362" w14:textId="77777777" w:rsidR="00917AE4" w:rsidRPr="00457B8F" w:rsidRDefault="00917AE4" w:rsidP="008378BD">
            <w:pPr>
              <w:spacing w:after="160"/>
            </w:pPr>
            <w:r>
              <w:t>1. A</w:t>
            </w:r>
          </w:p>
          <w:p w14:paraId="5DA2A7BF" w14:textId="77777777" w:rsidR="00917AE4" w:rsidRPr="00457B8F" w:rsidRDefault="00917AE4" w:rsidP="008378BD">
            <w:pPr>
              <w:spacing w:after="160"/>
            </w:pPr>
          </w:p>
          <w:p w14:paraId="440A3FB9" w14:textId="77777777" w:rsidR="00917AE4" w:rsidRPr="00457B8F" w:rsidRDefault="00917AE4" w:rsidP="008378BD">
            <w:pPr>
              <w:spacing w:after="160"/>
            </w:pPr>
            <w:r>
              <w:lastRenderedPageBreak/>
              <w:t xml:space="preserve">   A 의 하위 항목. Tab1을 사용했습니다.</w:t>
            </w:r>
          </w:p>
          <w:p w14:paraId="583B8747" w14:textId="77777777" w:rsidR="00917AE4" w:rsidRPr="00457B8F" w:rsidRDefault="00917AE4" w:rsidP="008378BD">
            <w:pPr>
              <w:spacing w:after="160"/>
            </w:pPr>
            <w:r>
              <w:t xml:space="preserve">   </w:t>
            </w:r>
          </w:p>
          <w:p w14:paraId="7EC19E48" w14:textId="77777777" w:rsidR="00917AE4" w:rsidRPr="00457B8F" w:rsidRDefault="00917AE4" w:rsidP="008378BD">
            <w:pPr>
              <w:spacing w:after="160"/>
            </w:pPr>
            <w:r>
              <w:t xml:space="preserve">   * A Child1. 탭을 사용했습니다.</w:t>
            </w:r>
          </w:p>
          <w:p w14:paraId="64E23B25" w14:textId="77777777" w:rsidR="00917AE4" w:rsidRPr="00457B8F" w:rsidRDefault="00917AE4" w:rsidP="008378BD">
            <w:pPr>
              <w:spacing w:after="160"/>
            </w:pPr>
          </w:p>
          <w:p w14:paraId="5603F88B" w14:textId="77777777" w:rsidR="00917AE4" w:rsidRPr="00457B8F" w:rsidRDefault="00917AE4" w:rsidP="008378BD">
            <w:pPr>
              <w:spacing w:after="160"/>
            </w:pPr>
            <w:r>
              <w:t xml:space="preserve">   * A Child2. 탭을 사용했습니다.</w:t>
            </w:r>
          </w:p>
          <w:p w14:paraId="7162E13B" w14:textId="77777777" w:rsidR="00917AE4" w:rsidRPr="00457B8F" w:rsidRDefault="00917AE4" w:rsidP="008378BD">
            <w:pPr>
              <w:spacing w:after="160"/>
            </w:pPr>
          </w:p>
          <w:p w14:paraId="7967947C" w14:textId="77777777" w:rsidR="00917AE4" w:rsidRPr="00457B8F" w:rsidRDefault="00917AE4" w:rsidP="008378BD">
            <w:pPr>
              <w:spacing w:after="160"/>
            </w:pPr>
            <w:r>
              <w:t xml:space="preserve">      **(정상)** A Child2 </w:t>
            </w:r>
            <w:proofErr w:type="spellStart"/>
            <w:r>
              <w:t>하위항목이어서</w:t>
            </w:r>
            <w:proofErr w:type="spellEnd"/>
            <w:r>
              <w:t xml:space="preserve"> Tab2</w:t>
            </w:r>
          </w:p>
          <w:p w14:paraId="15B84339" w14:textId="77777777" w:rsidR="00917AE4" w:rsidRPr="00457B8F" w:rsidRDefault="00917AE4" w:rsidP="008378BD">
            <w:pPr>
              <w:spacing w:after="160"/>
            </w:pPr>
          </w:p>
          <w:p w14:paraId="58F7A404" w14:textId="77777777" w:rsidR="00917AE4" w:rsidRPr="00457B8F" w:rsidRDefault="00917AE4" w:rsidP="008378BD">
            <w:pPr>
              <w:spacing w:after="160"/>
            </w:pPr>
            <w:r>
              <w:t xml:space="preserve">   </w:t>
            </w:r>
            <w:r>
              <w:rPr>
                <w:b/>
                <w:bCs/>
              </w:rPr>
              <w:t>**(정상)**</w:t>
            </w:r>
            <w:r>
              <w:t xml:space="preserve"> A의 </w:t>
            </w:r>
            <w:proofErr w:type="spellStart"/>
            <w:r>
              <w:t>하위항목이어서</w:t>
            </w:r>
            <w:proofErr w:type="spellEnd"/>
            <w:r>
              <w:t xml:space="preserve"> Tab1</w:t>
            </w:r>
          </w:p>
          <w:p w14:paraId="2F5C2424" w14:textId="77777777" w:rsidR="00917AE4" w:rsidRPr="00457B8F" w:rsidRDefault="00917AE4" w:rsidP="008378BD">
            <w:pPr>
              <w:spacing w:after="160"/>
            </w:pPr>
          </w:p>
          <w:p w14:paraId="7CE34820" w14:textId="77777777" w:rsidR="00917AE4" w:rsidRPr="00457B8F" w:rsidRDefault="00917AE4" w:rsidP="008378BD">
            <w:pPr>
              <w:spacing w:after="160"/>
            </w:pPr>
            <w:r>
              <w:t xml:space="preserve">2. </w:t>
            </w:r>
            <w:r>
              <w:rPr>
                <w:b/>
                <w:bCs/>
              </w:rPr>
              <w:t>**(정상)**</w:t>
            </w:r>
            <w:r>
              <w:t xml:space="preserve"> B</w:t>
            </w:r>
          </w:p>
          <w:p w14:paraId="3652E5AB" w14:textId="77777777" w:rsidR="00917AE4" w:rsidRPr="00457B8F" w:rsidRDefault="00917AE4" w:rsidP="008378BD">
            <w:pPr>
              <w:spacing w:after="160"/>
            </w:pPr>
          </w:p>
        </w:tc>
      </w:tr>
    </w:tbl>
    <w:p w14:paraId="602F14BB" w14:textId="77777777" w:rsidR="00917AE4" w:rsidRPr="00457B8F" w:rsidRDefault="00917AE4" w:rsidP="00917AE4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/>
      </w:pPr>
      <w:r>
        <w:lastRenderedPageBreak/>
        <w:t>A</w:t>
      </w:r>
    </w:p>
    <w:p w14:paraId="093B3C34" w14:textId="77777777" w:rsidR="00917AE4" w:rsidRPr="00457B8F" w:rsidRDefault="00917AE4" w:rsidP="00917AE4">
      <w:pPr>
        <w:spacing w:after="160"/>
      </w:pPr>
      <w:r>
        <w:t>A 의 하위 항목. Tab1을 사용했습니다.</w:t>
      </w:r>
    </w:p>
    <w:p w14:paraId="40814A71" w14:textId="77777777" w:rsidR="00917AE4" w:rsidRPr="00457B8F" w:rsidRDefault="00917AE4" w:rsidP="00917AE4">
      <w:pPr>
        <w:widowControl w:val="0"/>
        <w:numPr>
          <w:ilvl w:val="1"/>
          <w:numId w:val="22"/>
        </w:numPr>
        <w:wordWrap w:val="0"/>
        <w:autoSpaceDE w:val="0"/>
        <w:autoSpaceDN w:val="0"/>
        <w:spacing w:after="160"/>
      </w:pPr>
      <w:r>
        <w:t>A Child1. 탭을 사용했습니다.</w:t>
      </w:r>
    </w:p>
    <w:p w14:paraId="3B11A9B1" w14:textId="77777777" w:rsidR="00917AE4" w:rsidRPr="00457B8F" w:rsidRDefault="00917AE4" w:rsidP="00917AE4">
      <w:pPr>
        <w:widowControl w:val="0"/>
        <w:numPr>
          <w:ilvl w:val="1"/>
          <w:numId w:val="22"/>
        </w:numPr>
        <w:wordWrap w:val="0"/>
        <w:autoSpaceDE w:val="0"/>
        <w:autoSpaceDN w:val="0"/>
        <w:spacing w:after="160"/>
      </w:pPr>
      <w:r>
        <w:t>A Child2. 탭을 사용했습니다.</w:t>
      </w:r>
    </w:p>
    <w:p w14:paraId="2FA7C092" w14:textId="77777777" w:rsidR="00917AE4" w:rsidRPr="00457B8F" w:rsidRDefault="00917AE4" w:rsidP="00917AE4">
      <w:pPr>
        <w:spacing w:after="160"/>
      </w:pPr>
      <w:r>
        <w:rPr>
          <w:b/>
          <w:bCs/>
        </w:rPr>
        <w:t>(정상)</w:t>
      </w:r>
      <w:r>
        <w:t xml:space="preserve"> A Child2 </w:t>
      </w:r>
      <w:proofErr w:type="spellStart"/>
      <w:r>
        <w:t>하위항목이어서</w:t>
      </w:r>
      <w:proofErr w:type="spellEnd"/>
      <w:r>
        <w:t xml:space="preserve"> Tab2</w:t>
      </w:r>
    </w:p>
    <w:p w14:paraId="51936FA3" w14:textId="77777777" w:rsidR="00917AE4" w:rsidRPr="00457B8F" w:rsidRDefault="00917AE4" w:rsidP="00917AE4">
      <w:pPr>
        <w:spacing w:after="160"/>
      </w:pPr>
      <w:r>
        <w:rPr>
          <w:b/>
          <w:bCs/>
        </w:rPr>
        <w:t>(정상)</w:t>
      </w:r>
      <w:r>
        <w:t xml:space="preserve"> A의 </w:t>
      </w:r>
      <w:proofErr w:type="spellStart"/>
      <w:r>
        <w:t>하위항목이어서</w:t>
      </w:r>
      <w:proofErr w:type="spellEnd"/>
      <w:r>
        <w:t xml:space="preserve"> Tab1</w:t>
      </w:r>
    </w:p>
    <w:p w14:paraId="202EAED0" w14:textId="77777777" w:rsidR="00917AE4" w:rsidRPr="00457B8F" w:rsidRDefault="00917AE4" w:rsidP="00917AE4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/>
      </w:pPr>
      <w:r>
        <w:rPr>
          <w:b/>
          <w:bCs/>
        </w:rPr>
        <w:t>(정상)</w:t>
      </w:r>
      <w:r>
        <w:t> B</w:t>
      </w:r>
    </w:p>
    <w:p w14:paraId="39F518EF" w14:textId="77777777" w:rsidR="00917AE4" w:rsidRDefault="00917AE4" w:rsidP="00917AE4">
      <w:pPr>
        <w:spacing w:after="160"/>
        <w:rPr>
          <w:b/>
          <w:bCs/>
        </w:rPr>
      </w:pPr>
    </w:p>
    <w:p w14:paraId="0ACA6B95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체크박스 </w:t>
      </w:r>
    </w:p>
    <w:p w14:paraId="128DF60B" w14:textId="77777777" w:rsidR="00917AE4" w:rsidRDefault="00917AE4" w:rsidP="00917AE4">
      <w:pPr>
        <w:spacing w:after="160"/>
      </w:pPr>
      <w:r>
        <w:t>-[ ] 과 x 로 체크박스를 표시합니다.</w:t>
      </w:r>
    </w:p>
    <w:p w14:paraId="6B24BF5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5D8D74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BCD410C" w14:textId="77777777" w:rsidR="00917AE4" w:rsidRPr="00457B8F" w:rsidRDefault="00917AE4" w:rsidP="008378BD">
            <w:pPr>
              <w:spacing w:after="160"/>
            </w:pPr>
            <w:r>
              <w:t>- [ ] 항목 1</w:t>
            </w:r>
          </w:p>
          <w:p w14:paraId="0C455E7A" w14:textId="77777777" w:rsidR="00917AE4" w:rsidRDefault="00917AE4" w:rsidP="008378BD">
            <w:pPr>
              <w:spacing w:after="160"/>
            </w:pPr>
            <w:r>
              <w:t>- [x] 항목 2</w:t>
            </w:r>
          </w:p>
          <w:p w14:paraId="5C461E33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090166FE" w14:textId="77777777" w:rsidR="00917AE4" w:rsidRPr="00457B8F" w:rsidRDefault="00917AE4" w:rsidP="008378BD">
            <w:pPr>
              <w:spacing w:after="160"/>
            </w:pPr>
          </w:p>
        </w:tc>
      </w:tr>
    </w:tbl>
    <w:p w14:paraId="3AC83ADA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2E869889" w14:textId="77777777" w:rsidR="00917AE4" w:rsidRPr="00457B8F" w:rsidRDefault="00917AE4" w:rsidP="00917AE4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/>
      </w:pPr>
      <w:r>
        <w:t>항목 1</w:t>
      </w:r>
    </w:p>
    <w:p w14:paraId="7C96835A" w14:textId="77777777" w:rsidR="00917AE4" w:rsidRPr="00457B8F" w:rsidRDefault="00917AE4" w:rsidP="00917AE4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/>
      </w:pPr>
      <w:r>
        <w:t>항목 2</w:t>
      </w:r>
    </w:p>
    <w:p w14:paraId="353A0DC1" w14:textId="77777777" w:rsidR="00917AE4" w:rsidRDefault="00917AE4" w:rsidP="00917AE4">
      <w:pPr>
        <w:spacing w:after="160"/>
        <w:rPr>
          <w:b/>
          <w:bCs/>
        </w:rPr>
      </w:pPr>
    </w:p>
    <w:p w14:paraId="0F2E7AE9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lastRenderedPageBreak/>
        <w:t xml:space="preserve">□ </w:t>
      </w:r>
      <w:r>
        <w:rPr>
          <w:b/>
          <w:bCs/>
        </w:rPr>
        <w:t xml:space="preserve">접기/펼치기 </w:t>
      </w:r>
    </w:p>
    <w:p w14:paraId="052DEF4D" w14:textId="77777777" w:rsidR="00917AE4" w:rsidRDefault="00917AE4" w:rsidP="00917AE4">
      <w:pPr>
        <w:spacing w:after="160"/>
      </w:pPr>
      <w:r>
        <w:t>하기 태그로 접기/펼치기를 구성합니다.</w:t>
      </w:r>
    </w:p>
    <w:p w14:paraId="4E42085B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9B53EB5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6476B6A" w14:textId="77777777" w:rsidR="00917AE4" w:rsidRPr="00457B8F" w:rsidRDefault="00917AE4" w:rsidP="008378BD">
            <w:pPr>
              <w:spacing w:after="160"/>
            </w:pPr>
            <w:r>
              <w:t>&lt;details&gt;</w:t>
            </w:r>
          </w:p>
          <w:p w14:paraId="0CF0B1FB" w14:textId="77777777" w:rsidR="00917AE4" w:rsidRPr="00457B8F" w:rsidRDefault="00917AE4" w:rsidP="008378BD">
            <w:pPr>
              <w:spacing w:after="160"/>
            </w:pPr>
            <w:r>
              <w:t>&lt;summary&gt;접기/펼치기&lt;/summary&gt;</w:t>
            </w:r>
          </w:p>
          <w:p w14:paraId="08E88FF3" w14:textId="77777777" w:rsidR="00917AE4" w:rsidRPr="00457B8F" w:rsidRDefault="00917AE4" w:rsidP="008378BD">
            <w:pPr>
              <w:spacing w:after="160"/>
            </w:pPr>
            <w:r>
              <w:t>&lt;div markdown="1"&gt;</w:t>
            </w:r>
          </w:p>
          <w:p w14:paraId="5CE725BB" w14:textId="77777777" w:rsidR="00917AE4" w:rsidRPr="00457B8F" w:rsidRDefault="00917AE4" w:rsidP="008378BD">
            <w:pPr>
              <w:spacing w:after="160"/>
            </w:pPr>
            <w:r>
              <w:t xml:space="preserve">  </w:t>
            </w:r>
          </w:p>
          <w:p w14:paraId="2A9F6993" w14:textId="77777777" w:rsidR="00917AE4" w:rsidRPr="00457B8F" w:rsidRDefault="00917AE4" w:rsidP="008378BD">
            <w:pPr>
              <w:spacing w:after="160"/>
            </w:pPr>
            <w:proofErr w:type="spellStart"/>
            <w:r>
              <w:t>펼쳐졌을때</w:t>
            </w:r>
            <w:proofErr w:type="spellEnd"/>
            <w:r>
              <w:t xml:space="preserve"> 표시되는 내용</w:t>
            </w:r>
          </w:p>
          <w:p w14:paraId="40A202CC" w14:textId="77777777" w:rsidR="00917AE4" w:rsidRPr="00457B8F" w:rsidRDefault="00917AE4" w:rsidP="008378BD">
            <w:pPr>
              <w:spacing w:after="160"/>
            </w:pPr>
            <w:r>
              <w:t xml:space="preserve">  </w:t>
            </w:r>
          </w:p>
          <w:p w14:paraId="22521025" w14:textId="77777777" w:rsidR="00917AE4" w:rsidRPr="00457B8F" w:rsidRDefault="00917AE4" w:rsidP="008378BD">
            <w:pPr>
              <w:spacing w:after="160"/>
            </w:pPr>
            <w:r>
              <w:t>&lt;/div&gt;</w:t>
            </w:r>
          </w:p>
          <w:p w14:paraId="41423295" w14:textId="77777777" w:rsidR="00917AE4" w:rsidRDefault="00917AE4" w:rsidP="008378BD">
            <w:pPr>
              <w:spacing w:after="160"/>
            </w:pPr>
            <w:r>
              <w:t>&lt;/details&gt;</w:t>
            </w:r>
          </w:p>
          <w:p w14:paraId="239B617C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1AF7A658" w14:textId="77777777" w:rsidR="00917AE4" w:rsidRPr="00457B8F" w:rsidRDefault="00917AE4" w:rsidP="008378BD">
            <w:pPr>
              <w:spacing w:after="160"/>
            </w:pPr>
          </w:p>
        </w:tc>
      </w:tr>
    </w:tbl>
    <w:p w14:paraId="29337D32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3756C008" w14:textId="77777777" w:rsidR="00917AE4" w:rsidRPr="00457B8F" w:rsidRDefault="00917AE4" w:rsidP="00917AE4">
      <w:pPr>
        <w:spacing w:after="160"/>
      </w:pPr>
      <w:r>
        <w:t>접기/펼치기</w:t>
      </w:r>
    </w:p>
    <w:p w14:paraId="1611B6B8" w14:textId="77777777" w:rsidR="00917AE4" w:rsidRPr="00457B8F" w:rsidRDefault="00917AE4" w:rsidP="00917AE4">
      <w:pPr>
        <w:spacing w:after="160"/>
      </w:pPr>
      <w:proofErr w:type="spellStart"/>
      <w:r>
        <w:t>펼쳐졌을때</w:t>
      </w:r>
      <w:proofErr w:type="spellEnd"/>
      <w:r>
        <w:t xml:space="preserve"> 표시되는 내용</w:t>
      </w:r>
    </w:p>
    <w:p w14:paraId="409B7315" w14:textId="77777777" w:rsidR="00917AE4" w:rsidRDefault="00917AE4" w:rsidP="00917AE4">
      <w:pPr>
        <w:spacing w:after="160"/>
        <w:rPr>
          <w:b/>
          <w:bCs/>
        </w:rPr>
      </w:pPr>
    </w:p>
    <w:p w14:paraId="269AB5FC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링크 </w:t>
      </w:r>
    </w:p>
    <w:p w14:paraId="184457B8" w14:textId="77777777" w:rsidR="00917AE4" w:rsidRDefault="00917AE4" w:rsidP="00917AE4">
      <w:pPr>
        <w:spacing w:after="160"/>
      </w:pPr>
      <w:r>
        <w:t>[LinkText](URL)로 화면에 표시되는 LinkText와 실제 이동할 URL을 기재합니다.</w:t>
      </w:r>
    </w:p>
    <w:p w14:paraId="10E5F92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8B4C7FD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193EF55" w14:textId="77777777" w:rsidR="00917AE4" w:rsidRDefault="00917AE4" w:rsidP="008378BD">
            <w:pPr>
              <w:spacing w:after="160"/>
            </w:pPr>
            <w:r>
              <w:t>[</w:t>
            </w:r>
            <w:proofErr w:type="spellStart"/>
            <w:r>
              <w:t>Github</w:t>
            </w:r>
            <w:proofErr w:type="spellEnd"/>
            <w:r>
              <w:t>](https://www.github.com)</w:t>
            </w:r>
          </w:p>
          <w:p w14:paraId="0351897E" w14:textId="77777777" w:rsidR="00917AE4" w:rsidRPr="0004651C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6A1452AE" w14:textId="77777777" w:rsidR="00917AE4" w:rsidRPr="00457B8F" w:rsidRDefault="00917AE4" w:rsidP="008378BD">
            <w:pPr>
              <w:spacing w:after="160"/>
            </w:pPr>
          </w:p>
        </w:tc>
      </w:tr>
    </w:tbl>
    <w:p w14:paraId="3A68F92C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682BD2AA" w14:textId="77777777" w:rsidR="00917AE4" w:rsidRPr="00457B8F" w:rsidRDefault="00917AE4" w:rsidP="00917AE4">
      <w:pPr>
        <w:spacing w:after="160"/>
      </w:pPr>
      <w:proofErr w:type="spellStart"/>
      <w:r>
        <w:t>Github</w:t>
      </w:r>
      <w:proofErr w:type="spellEnd"/>
    </w:p>
    <w:p w14:paraId="743DC11C" w14:textId="77777777" w:rsidR="00917AE4" w:rsidRDefault="00917AE4" w:rsidP="00917AE4">
      <w:pPr>
        <w:spacing w:after="160"/>
        <w:rPr>
          <w:b/>
          <w:bCs/>
        </w:rPr>
      </w:pPr>
    </w:p>
    <w:p w14:paraId="00264AF5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그림 </w:t>
      </w:r>
    </w:p>
    <w:p w14:paraId="58164F2D" w14:textId="77777777" w:rsidR="00917AE4" w:rsidRPr="00457B8F" w:rsidRDefault="00917AE4" w:rsidP="00917AE4">
      <w:pPr>
        <w:spacing w:after="160"/>
      </w:pPr>
      <w:r>
        <w:t>[</w:t>
      </w:r>
      <w:proofErr w:type="spellStart"/>
      <w:r>
        <w:t>ALTText</w:t>
      </w:r>
      <w:proofErr w:type="spellEnd"/>
      <w:r>
        <w:t xml:space="preserve">](URL)로 그림 표시에 오류가 있을 때 대신 표시되는 </w:t>
      </w:r>
      <w:proofErr w:type="spellStart"/>
      <w:r>
        <w:t>ALTText</w:t>
      </w:r>
      <w:proofErr w:type="spellEnd"/>
      <w:r>
        <w:t>와 실제 이미지가 있는 URL을 기재합니다.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0A1008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AE857B3" w14:textId="77777777" w:rsidR="00917AE4" w:rsidRPr="00457B8F" w:rsidRDefault="00917AE4" w:rsidP="008378BD">
            <w:pPr>
              <w:spacing w:after="160"/>
            </w:pPr>
            <w:r>
              <w:t>![</w:t>
            </w:r>
            <w:proofErr w:type="spellStart"/>
            <w:r>
              <w:t>오드리햅번</w:t>
            </w:r>
            <w:proofErr w:type="spellEnd"/>
            <w:r>
              <w:t>](https://github.com/assets/133472501/)</w:t>
            </w:r>
          </w:p>
          <w:p w14:paraId="6E795AE5" w14:textId="77777777" w:rsidR="00917AE4" w:rsidRPr="00457B8F" w:rsidRDefault="00917AE4" w:rsidP="008378BD">
            <w:pPr>
              <w:spacing w:after="160"/>
            </w:pPr>
          </w:p>
        </w:tc>
      </w:tr>
    </w:tbl>
    <w:p w14:paraId="7B9ED059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16ABF034" w14:textId="77777777" w:rsidR="00917AE4" w:rsidRPr="00457B8F" w:rsidRDefault="00917AE4" w:rsidP="00917AE4">
      <w:pPr>
        <w:spacing w:after="160"/>
      </w:pPr>
      <w:r>
        <w:rPr>
          <w:noProof/>
        </w:rPr>
        <w:lastRenderedPageBreak/>
        <w:drawing>
          <wp:inline distT="0" distB="0" distL="0" distR="0" wp14:anchorId="30E1A3DE" wp14:editId="5B5852B7">
            <wp:extent cx="2425700" cy="2286000"/>
            <wp:effectExtent l="0" t="0" r="0" b="0"/>
            <wp:docPr id="1722758283" name="그림 6" descr="오드리햅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오드리햅번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B6C2" w14:textId="77777777" w:rsidR="00917AE4" w:rsidRDefault="00917AE4" w:rsidP="00917AE4">
      <w:pPr>
        <w:spacing w:after="160"/>
        <w:rPr>
          <w:b/>
          <w:bCs/>
        </w:rPr>
      </w:pPr>
    </w:p>
    <w:p w14:paraId="4AB20F56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표 </w:t>
      </w:r>
    </w:p>
    <w:p w14:paraId="2C032E6F" w14:textId="77777777" w:rsidR="00917AE4" w:rsidRDefault="00917AE4" w:rsidP="00917AE4">
      <w:pPr>
        <w:spacing w:after="160"/>
      </w:pPr>
      <w:r>
        <w:t>| 과 - 로 표를 구성합니다.</w:t>
      </w:r>
    </w:p>
    <w:p w14:paraId="11192A2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8FCB478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D72B4C5" w14:textId="77777777" w:rsidR="00917AE4" w:rsidRPr="00457B8F" w:rsidRDefault="00917AE4" w:rsidP="008378BD">
            <w:pPr>
              <w:spacing w:after="160"/>
            </w:pPr>
            <w:r>
              <w:t>|항목|설명|비고|</w:t>
            </w:r>
          </w:p>
          <w:p w14:paraId="048DAF8E" w14:textId="77777777" w:rsidR="00917AE4" w:rsidRPr="00457B8F" w:rsidRDefault="00917AE4" w:rsidP="008378BD">
            <w:pPr>
              <w:spacing w:after="160"/>
            </w:pPr>
            <w:r>
              <w:t>|--|--|--|</w:t>
            </w:r>
          </w:p>
          <w:p w14:paraId="4A9480B9" w14:textId="77777777" w:rsidR="00917AE4" w:rsidRPr="00457B8F" w:rsidRDefault="00917AE4" w:rsidP="008378BD">
            <w:pPr>
              <w:spacing w:after="160"/>
            </w:pPr>
            <w:r>
              <w:t>|자동차|지상 이동수단||</w:t>
            </w:r>
          </w:p>
          <w:p w14:paraId="3E1B2481" w14:textId="77777777" w:rsidR="00917AE4" w:rsidRPr="00457B8F" w:rsidRDefault="00917AE4" w:rsidP="008378BD">
            <w:pPr>
              <w:spacing w:after="160"/>
            </w:pPr>
            <w:r>
              <w:t>|배|수상 이동수단||</w:t>
            </w:r>
          </w:p>
          <w:p w14:paraId="325446E6" w14:textId="77777777" w:rsidR="00917AE4" w:rsidRDefault="00917AE4" w:rsidP="008378BD">
            <w:pPr>
              <w:spacing w:after="160"/>
            </w:pPr>
            <w:r>
              <w:t>|비행기|</w:t>
            </w:r>
            <w:r>
              <w:rPr>
                <w:i/>
                <w:iCs/>
              </w:rPr>
              <w:t>*항공*</w:t>
            </w:r>
            <w:r>
              <w:t xml:space="preserve"> 이동수단|마크다운의 용법이 그대로 적용됩니다.|</w:t>
            </w:r>
          </w:p>
          <w:p w14:paraId="6630BDD1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6EEFA13" w14:textId="77777777" w:rsidR="00917AE4" w:rsidRPr="00457B8F" w:rsidRDefault="00917AE4" w:rsidP="008378BD">
            <w:pPr>
              <w:spacing w:after="160"/>
            </w:pPr>
          </w:p>
        </w:tc>
      </w:tr>
    </w:tbl>
    <w:p w14:paraId="21A44C51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302"/>
        <w:gridCol w:w="5783"/>
      </w:tblGrid>
      <w:tr w:rsidR="00917AE4" w:rsidRPr="00457B8F" w14:paraId="7E36DC4D" w14:textId="77777777" w:rsidTr="008378BD">
        <w:trPr>
          <w:tblHeader/>
        </w:trPr>
        <w:tc>
          <w:tcPr>
            <w:tcW w:w="659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08868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1236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DD47A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1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D05DE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비고</w:t>
            </w:r>
          </w:p>
        </w:tc>
      </w:tr>
      <w:tr w:rsidR="00917AE4" w:rsidRPr="00457B8F" w14:paraId="675E9411" w14:textId="77777777" w:rsidTr="008378BD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E8131" w14:textId="77777777" w:rsidR="00917AE4" w:rsidRPr="00457B8F" w:rsidRDefault="00917AE4" w:rsidP="008378BD">
            <w:pPr>
              <w:spacing w:after="160"/>
            </w:pPr>
            <w:r>
              <w:t>자동차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EFB28" w14:textId="77777777" w:rsidR="00917AE4" w:rsidRPr="00457B8F" w:rsidRDefault="00917AE4" w:rsidP="008378BD">
            <w:pPr>
              <w:spacing w:after="160"/>
            </w:pPr>
            <w:r>
              <w:t>지상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61CE0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27618E1B" w14:textId="77777777" w:rsidTr="008378BD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33016" w14:textId="77777777" w:rsidR="00917AE4" w:rsidRPr="00457B8F" w:rsidRDefault="00917AE4" w:rsidP="008378BD">
            <w:pPr>
              <w:spacing w:after="160"/>
            </w:pPr>
            <w:r>
              <w:t>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882A7" w14:textId="77777777" w:rsidR="00917AE4" w:rsidRPr="00457B8F" w:rsidRDefault="00917AE4" w:rsidP="008378BD">
            <w:pPr>
              <w:spacing w:after="160"/>
            </w:pPr>
            <w:r>
              <w:t>수상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8FF28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7F4BE2B4" w14:textId="77777777" w:rsidTr="008378BD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55CED" w14:textId="77777777" w:rsidR="00917AE4" w:rsidRPr="00457B8F" w:rsidRDefault="00917AE4" w:rsidP="008378BD">
            <w:pPr>
              <w:spacing w:after="160"/>
            </w:pPr>
            <w:r>
              <w:t>비행기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AD600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항공</w:t>
            </w:r>
            <w:r>
              <w:t> 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0990B" w14:textId="77777777" w:rsidR="00917AE4" w:rsidRPr="00457B8F" w:rsidRDefault="00917AE4" w:rsidP="008378BD">
            <w:pPr>
              <w:spacing w:after="160"/>
            </w:pPr>
            <w:r>
              <w:t>마크다운의 용법이 그대로 적용됩니다.</w:t>
            </w:r>
          </w:p>
        </w:tc>
      </w:tr>
    </w:tbl>
    <w:p w14:paraId="1D451DEF" w14:textId="77777777" w:rsidR="00917AE4" w:rsidRDefault="00917AE4" w:rsidP="00917AE4">
      <w:pPr>
        <w:spacing w:after="160"/>
      </w:pPr>
      <w:r>
        <w:t>|--|--|--|에 :을 추가하여 정렬 방식을 지정할 수 있습니다.</w:t>
      </w:r>
    </w:p>
    <w:p w14:paraId="7F9A2E1D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ADC454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8E81C00" w14:textId="77777777" w:rsidR="00917AE4" w:rsidRPr="00457B8F" w:rsidRDefault="00917AE4" w:rsidP="008378BD">
            <w:pPr>
              <w:spacing w:after="160"/>
            </w:pPr>
            <w:r>
              <w:t>|</w:t>
            </w:r>
            <w:proofErr w:type="spellStart"/>
            <w:r>
              <w:t>왼쪽정렬</w:t>
            </w:r>
            <w:proofErr w:type="spellEnd"/>
            <w:r>
              <w:t>|</w:t>
            </w:r>
            <w:proofErr w:type="spellStart"/>
            <w:r>
              <w:t>가운데정렬</w:t>
            </w:r>
            <w:proofErr w:type="spellEnd"/>
            <w:r>
              <w:t>|</w:t>
            </w:r>
            <w:proofErr w:type="spellStart"/>
            <w:r>
              <w:t>오른쪽정렬</w:t>
            </w:r>
            <w:proofErr w:type="spellEnd"/>
            <w:r>
              <w:t>|</w:t>
            </w:r>
          </w:p>
          <w:p w14:paraId="5B870371" w14:textId="77777777" w:rsidR="00917AE4" w:rsidRPr="00457B8F" w:rsidRDefault="00917AE4" w:rsidP="008378BD">
            <w:pPr>
              <w:spacing w:after="160"/>
            </w:pPr>
            <w:r>
              <w:lastRenderedPageBreak/>
              <w:t>|:--|:--:|--:|</w:t>
            </w:r>
          </w:p>
          <w:p w14:paraId="659BDEEA" w14:textId="77777777" w:rsidR="00917AE4" w:rsidRPr="00457B8F" w:rsidRDefault="00917AE4" w:rsidP="008378BD">
            <w:pPr>
              <w:spacing w:after="160"/>
            </w:pPr>
            <w:r>
              <w:t>|자동차|지상 이동수단||</w:t>
            </w:r>
          </w:p>
          <w:p w14:paraId="27C3A12F" w14:textId="77777777" w:rsidR="00917AE4" w:rsidRPr="00457B8F" w:rsidRDefault="00917AE4" w:rsidP="008378BD">
            <w:pPr>
              <w:spacing w:after="160"/>
            </w:pPr>
            <w:r>
              <w:t>|배|수상 이동수단||</w:t>
            </w:r>
          </w:p>
          <w:p w14:paraId="170B4A50" w14:textId="77777777" w:rsidR="00917AE4" w:rsidRDefault="00917AE4" w:rsidP="008378BD">
            <w:pPr>
              <w:spacing w:after="160"/>
            </w:pPr>
            <w:r>
              <w:t>|비행기|</w:t>
            </w:r>
            <w:r>
              <w:rPr>
                <w:i/>
                <w:iCs/>
              </w:rPr>
              <w:t>*항공*</w:t>
            </w:r>
            <w:r>
              <w:t xml:space="preserve"> 이동수단|마크다운의 용법이 그대로 적용됩니다.|</w:t>
            </w:r>
          </w:p>
          <w:p w14:paraId="272EA86B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3FFE40B" w14:textId="77777777" w:rsidR="00917AE4" w:rsidRPr="00457B8F" w:rsidRDefault="00917AE4" w:rsidP="008378BD">
            <w:pPr>
              <w:spacing w:after="160"/>
            </w:pPr>
          </w:p>
        </w:tc>
      </w:tr>
    </w:tbl>
    <w:p w14:paraId="7F5B6380" w14:textId="77777777" w:rsidR="00917AE4" w:rsidRPr="00457B8F" w:rsidRDefault="00917AE4" w:rsidP="00917AE4">
      <w:pPr>
        <w:spacing w:after="160"/>
      </w:pPr>
      <w:r>
        <w:rPr>
          <w:b/>
          <w:bCs/>
        </w:rPr>
        <w:lastRenderedPageBreak/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229"/>
        <w:gridCol w:w="5597"/>
      </w:tblGrid>
      <w:tr w:rsidR="00917AE4" w:rsidRPr="00457B8F" w14:paraId="5B255008" w14:textId="77777777" w:rsidTr="008378BD">
        <w:trPr>
          <w:tblHeader/>
        </w:trPr>
        <w:tc>
          <w:tcPr>
            <w:tcW w:w="798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51F1B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왼쪽정렬</w:t>
            </w:r>
            <w:proofErr w:type="spellEnd"/>
          </w:p>
        </w:tc>
        <w:tc>
          <w:tcPr>
            <w:tcW w:w="1197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4785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가운데정렬</w:t>
            </w:r>
            <w:proofErr w:type="spellEnd"/>
          </w:p>
        </w:tc>
        <w:tc>
          <w:tcPr>
            <w:tcW w:w="30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F84C5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오른쪽정렬</w:t>
            </w:r>
            <w:proofErr w:type="spellEnd"/>
          </w:p>
        </w:tc>
      </w:tr>
      <w:tr w:rsidR="00917AE4" w:rsidRPr="00457B8F" w14:paraId="45166300" w14:textId="77777777" w:rsidTr="008378BD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C3446" w14:textId="77777777" w:rsidR="00917AE4" w:rsidRPr="00457B8F" w:rsidRDefault="00917AE4" w:rsidP="008378BD">
            <w:pPr>
              <w:spacing w:after="160"/>
            </w:pPr>
            <w:r>
              <w:t>자동차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E3473" w14:textId="77777777" w:rsidR="00917AE4" w:rsidRPr="00457B8F" w:rsidRDefault="00917AE4" w:rsidP="008378BD">
            <w:pPr>
              <w:spacing w:after="160"/>
            </w:pPr>
            <w:r>
              <w:t>지상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F0382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0DB79402" w14:textId="77777777" w:rsidTr="008378BD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0C980" w14:textId="77777777" w:rsidR="00917AE4" w:rsidRPr="00457B8F" w:rsidRDefault="00917AE4" w:rsidP="008378BD">
            <w:pPr>
              <w:spacing w:after="160"/>
            </w:pPr>
            <w:r>
              <w:t>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EE673" w14:textId="77777777" w:rsidR="00917AE4" w:rsidRPr="00457B8F" w:rsidRDefault="00917AE4" w:rsidP="008378BD">
            <w:pPr>
              <w:spacing w:after="160"/>
            </w:pPr>
            <w:r>
              <w:t>수상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BB767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2E654962" w14:textId="77777777" w:rsidTr="008378BD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5BCEF" w14:textId="77777777" w:rsidR="00917AE4" w:rsidRPr="00457B8F" w:rsidRDefault="00917AE4" w:rsidP="008378BD">
            <w:pPr>
              <w:spacing w:after="160"/>
            </w:pPr>
            <w:r>
              <w:t>비행기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E141D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항공</w:t>
            </w:r>
            <w:r>
              <w:t> 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6569B" w14:textId="77777777" w:rsidR="00917AE4" w:rsidRPr="00457B8F" w:rsidRDefault="00917AE4" w:rsidP="008378BD">
            <w:pPr>
              <w:spacing w:after="160"/>
            </w:pPr>
            <w:r>
              <w:t>마크다운의 용법이 그대로 적용됩니다.</w:t>
            </w:r>
          </w:p>
        </w:tc>
      </w:tr>
    </w:tbl>
    <w:p w14:paraId="7EBCFC9B" w14:textId="77777777" w:rsidR="00917AE4" w:rsidRPr="00457B8F" w:rsidRDefault="00917AE4" w:rsidP="00917AE4">
      <w:pPr>
        <w:spacing w:after="160"/>
      </w:pPr>
      <w:r>
        <w:rPr>
          <w:b/>
          <w:bCs/>
        </w:rPr>
        <w:t> </w:t>
      </w:r>
    </w:p>
    <w:p w14:paraId="3333B581" w14:textId="77777777" w:rsidR="00917AE4" w:rsidRPr="00FC5B24" w:rsidRDefault="00917AE4" w:rsidP="00917AE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1C6DE9E" w14:textId="77777777" w:rsidR="00917AE4" w:rsidRPr="00682E78" w:rsidRDefault="00917AE4" w:rsidP="00917AE4">
      <w:pPr>
        <w:spacing w:after="40"/>
      </w:pPr>
    </w:p>
    <w:p w14:paraId="25573B8D" w14:textId="77777777" w:rsidR="00917AE4" w:rsidRDefault="00917AE4" w:rsidP="00917AE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7AE4" w14:paraId="476F9C85" w14:textId="77777777" w:rsidTr="008378BD">
        <w:tc>
          <w:tcPr>
            <w:tcW w:w="9360" w:type="dxa"/>
            <w:tcBorders>
              <w:top w:val="single" w:sz="2" w:space="0" w:color="F0F0F0"/>
              <w:left w:val="single" w:sz="18" w:space="0" w:color="999999"/>
              <w:bottom w:val="single" w:sz="2" w:space="0" w:color="F0F0F0"/>
              <w:right w:val="single" w:sz="2" w:space="0" w:color="F0F0F0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1E945622" w14:textId="77777777" w:rsidR="00917AE4" w:rsidRDefault="00917AE4" w:rsidP="008378BD">
            <w:pPr>
              <w:spacing w:after="60"/>
            </w:pPr>
            <w:r>
              <w:rPr>
                <w:rFonts w:cs="맑은 고딕"/>
                <w:b/>
                <w:bCs/>
                <w:color w:val="1F4E79"/>
              </w:rPr>
              <w:t>저작권·시점 안내</w:t>
            </w:r>
          </w:p>
          <w:p w14:paraId="3BB91BE3" w14:textId="77777777" w:rsidR="00917AE4" w:rsidRDefault="00917AE4" w:rsidP="008378BD">
            <w:pPr>
              <w:spacing w:after="40" w:line="276" w:lineRule="auto"/>
            </w:pPr>
            <w:r>
              <w:rPr>
                <w:rFonts w:cs="맑은 고딕"/>
                <w:sz w:val="21"/>
                <w:szCs w:val="21"/>
              </w:rPr>
              <w:t>본 교안은 위 자료들의 핵심을 강의자가 재구성·요약한 것으로, 원문 표현을 그대로 옮기지 않았다. 모델 버전·제품 메뉴·기능명은 2026년 상반기 기준이며 빠르게 바뀐다. 강의 직전 공식 문서로 최신 상태를 재확인할 것을 권한다.</w:t>
            </w:r>
          </w:p>
        </w:tc>
      </w:tr>
    </w:tbl>
    <w:p w14:paraId="1FD477FB" w14:textId="77777777" w:rsidR="00917AE4" w:rsidRDefault="00917AE4" w:rsidP="00917AE4"/>
    <w:p w14:paraId="350B8D9C" w14:textId="77777777" w:rsidR="00917AE4" w:rsidRPr="00AD0234" w:rsidRDefault="00917AE4" w:rsidP="00917AE4"/>
    <w:p w14:paraId="461CEF80" w14:textId="77777777" w:rsidR="00071E06" w:rsidRPr="00917AE4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70231544" w14:textId="77777777" w:rsidR="00071E06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0177DB11" w14:textId="77777777" w:rsidR="00071E06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3E54B180" w14:textId="77777777" w:rsidR="00071E06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26547D7E" w14:textId="2ADF3B4B" w:rsidR="00FF4453" w:rsidRDefault="00FF4453">
      <w:pPr>
        <w:spacing w:after="160"/>
        <w:rPr>
          <w:rFonts w:ascii="Cambria" w:eastAsia="돋움" w:hAnsi="Cambria"/>
          <w:sz w:val="20"/>
          <w:szCs w:val="20"/>
        </w:rPr>
      </w:pPr>
    </w:p>
    <w:sectPr w:rsidR="00FF4453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E030" w14:textId="77777777" w:rsidR="00FE71B4" w:rsidRDefault="00FE71B4" w:rsidP="00096F08">
      <w:r>
        <w:separator/>
      </w:r>
    </w:p>
  </w:endnote>
  <w:endnote w:type="continuationSeparator" w:id="0">
    <w:p w14:paraId="3602F30B" w14:textId="77777777" w:rsidR="00FE71B4" w:rsidRDefault="00FE71B4" w:rsidP="0009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8A1F" w14:textId="77777777" w:rsidR="00FE71B4" w:rsidRDefault="00FE71B4" w:rsidP="00096F08">
      <w:r>
        <w:separator/>
      </w:r>
    </w:p>
  </w:footnote>
  <w:footnote w:type="continuationSeparator" w:id="0">
    <w:p w14:paraId="7D76EA8B" w14:textId="77777777" w:rsidR="00FE71B4" w:rsidRDefault="00FE71B4" w:rsidP="00096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 w15:restartNumberingAfterBreak="0">
    <w:nsid w:val="029B2084"/>
    <w:multiLevelType w:val="hybridMultilevel"/>
    <w:tmpl w:val="7C729F9C"/>
    <w:lvl w:ilvl="0" w:tplc="B9847434">
      <w:start w:val="1"/>
      <w:numFmt w:val="bullet"/>
      <w:lvlText w:val="●"/>
      <w:lvlJc w:val="left"/>
      <w:pPr>
        <w:ind w:left="720" w:hanging="360"/>
      </w:pPr>
    </w:lvl>
    <w:lvl w:ilvl="1" w:tplc="776E5170">
      <w:start w:val="1"/>
      <w:numFmt w:val="bullet"/>
      <w:lvlText w:val="○"/>
      <w:lvlJc w:val="left"/>
      <w:pPr>
        <w:ind w:left="1440" w:hanging="360"/>
      </w:pPr>
    </w:lvl>
    <w:lvl w:ilvl="2" w:tplc="8AA66E8C">
      <w:start w:val="1"/>
      <w:numFmt w:val="bullet"/>
      <w:lvlText w:val="■"/>
      <w:lvlJc w:val="left"/>
      <w:pPr>
        <w:ind w:left="2160" w:hanging="360"/>
      </w:pPr>
    </w:lvl>
    <w:lvl w:ilvl="3" w:tplc="840A1C88">
      <w:start w:val="1"/>
      <w:numFmt w:val="bullet"/>
      <w:lvlText w:val="●"/>
      <w:lvlJc w:val="left"/>
      <w:pPr>
        <w:ind w:left="2880" w:hanging="360"/>
      </w:pPr>
    </w:lvl>
    <w:lvl w:ilvl="4" w:tplc="FEBE5F00">
      <w:start w:val="1"/>
      <w:numFmt w:val="bullet"/>
      <w:lvlText w:val="○"/>
      <w:lvlJc w:val="left"/>
      <w:pPr>
        <w:ind w:left="3600" w:hanging="360"/>
      </w:pPr>
    </w:lvl>
    <w:lvl w:ilvl="5" w:tplc="F174879A">
      <w:start w:val="1"/>
      <w:numFmt w:val="bullet"/>
      <w:lvlText w:val="■"/>
      <w:lvlJc w:val="left"/>
      <w:pPr>
        <w:ind w:left="4320" w:hanging="360"/>
      </w:pPr>
    </w:lvl>
    <w:lvl w:ilvl="6" w:tplc="B8761AA4">
      <w:start w:val="1"/>
      <w:numFmt w:val="bullet"/>
      <w:lvlText w:val="●"/>
      <w:lvlJc w:val="left"/>
      <w:pPr>
        <w:ind w:left="5040" w:hanging="360"/>
      </w:pPr>
    </w:lvl>
    <w:lvl w:ilvl="7" w:tplc="4C305E42">
      <w:start w:val="1"/>
      <w:numFmt w:val="bullet"/>
      <w:lvlText w:val="●"/>
      <w:lvlJc w:val="left"/>
      <w:pPr>
        <w:ind w:left="5760" w:hanging="360"/>
      </w:pPr>
    </w:lvl>
    <w:lvl w:ilvl="8" w:tplc="A356C3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B161B"/>
    <w:multiLevelType w:val="hybridMultilevel"/>
    <w:tmpl w:val="7E26146A"/>
    <w:lvl w:ilvl="0" w:tplc="71E24F36">
      <w:start w:val="1"/>
      <w:numFmt w:val="bullet"/>
      <w:lvlText w:val="–"/>
      <w:lvlJc w:val="left"/>
      <w:pPr>
        <w:ind w:left="340" w:hanging="200"/>
      </w:pPr>
    </w:lvl>
    <w:lvl w:ilvl="1" w:tplc="2C4475BC">
      <w:numFmt w:val="decimal"/>
      <w:lvlText w:val=""/>
      <w:lvlJc w:val="left"/>
    </w:lvl>
    <w:lvl w:ilvl="2" w:tplc="38DEEDDE">
      <w:numFmt w:val="decimal"/>
      <w:lvlText w:val=""/>
      <w:lvlJc w:val="left"/>
    </w:lvl>
    <w:lvl w:ilvl="3" w:tplc="DF9E57C2">
      <w:numFmt w:val="decimal"/>
      <w:lvlText w:val=""/>
      <w:lvlJc w:val="left"/>
    </w:lvl>
    <w:lvl w:ilvl="4" w:tplc="342282C4">
      <w:numFmt w:val="decimal"/>
      <w:lvlText w:val=""/>
      <w:lvlJc w:val="left"/>
    </w:lvl>
    <w:lvl w:ilvl="5" w:tplc="FAE84162">
      <w:numFmt w:val="decimal"/>
      <w:lvlText w:val=""/>
      <w:lvlJc w:val="left"/>
    </w:lvl>
    <w:lvl w:ilvl="6" w:tplc="A54CE70C">
      <w:numFmt w:val="decimal"/>
      <w:lvlText w:val=""/>
      <w:lvlJc w:val="left"/>
    </w:lvl>
    <w:lvl w:ilvl="7" w:tplc="79BA3464">
      <w:numFmt w:val="decimal"/>
      <w:lvlText w:val=""/>
      <w:lvlJc w:val="left"/>
    </w:lvl>
    <w:lvl w:ilvl="8" w:tplc="5BD67C2A">
      <w:numFmt w:val="decimal"/>
      <w:lvlText w:val=""/>
      <w:lvlJc w:val="left"/>
    </w:lvl>
  </w:abstractNum>
  <w:abstractNum w:abstractNumId="4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" w15:restartNumberingAfterBreak="0">
    <w:nsid w:val="1700062C"/>
    <w:multiLevelType w:val="hybridMultilevel"/>
    <w:tmpl w:val="82BAB484"/>
    <w:lvl w:ilvl="0" w:tplc="A4549830">
      <w:start w:val="1"/>
      <w:numFmt w:val="bullet"/>
      <w:lvlText w:val="●"/>
      <w:lvlJc w:val="left"/>
      <w:pPr>
        <w:ind w:left="720" w:hanging="360"/>
      </w:pPr>
    </w:lvl>
    <w:lvl w:ilvl="1" w:tplc="F56A73DA">
      <w:start w:val="1"/>
      <w:numFmt w:val="bullet"/>
      <w:lvlText w:val="○"/>
      <w:lvlJc w:val="left"/>
      <w:pPr>
        <w:ind w:left="1440" w:hanging="360"/>
      </w:pPr>
    </w:lvl>
    <w:lvl w:ilvl="2" w:tplc="D3D04EA6">
      <w:start w:val="1"/>
      <w:numFmt w:val="bullet"/>
      <w:lvlText w:val="■"/>
      <w:lvlJc w:val="left"/>
      <w:pPr>
        <w:ind w:left="2160" w:hanging="360"/>
      </w:pPr>
    </w:lvl>
    <w:lvl w:ilvl="3" w:tplc="B8B44548">
      <w:start w:val="1"/>
      <w:numFmt w:val="bullet"/>
      <w:lvlText w:val="●"/>
      <w:lvlJc w:val="left"/>
      <w:pPr>
        <w:ind w:left="2880" w:hanging="360"/>
      </w:pPr>
    </w:lvl>
    <w:lvl w:ilvl="4" w:tplc="43520DB8">
      <w:start w:val="1"/>
      <w:numFmt w:val="bullet"/>
      <w:lvlText w:val="○"/>
      <w:lvlJc w:val="left"/>
      <w:pPr>
        <w:ind w:left="3600" w:hanging="360"/>
      </w:pPr>
    </w:lvl>
    <w:lvl w:ilvl="5" w:tplc="A4942B8A">
      <w:start w:val="1"/>
      <w:numFmt w:val="bullet"/>
      <w:lvlText w:val="■"/>
      <w:lvlJc w:val="left"/>
      <w:pPr>
        <w:ind w:left="4320" w:hanging="360"/>
      </w:pPr>
    </w:lvl>
    <w:lvl w:ilvl="6" w:tplc="D8A021BC">
      <w:start w:val="1"/>
      <w:numFmt w:val="bullet"/>
      <w:lvlText w:val="●"/>
      <w:lvlJc w:val="left"/>
      <w:pPr>
        <w:ind w:left="5040" w:hanging="360"/>
      </w:pPr>
    </w:lvl>
    <w:lvl w:ilvl="7" w:tplc="85CE9D12">
      <w:start w:val="1"/>
      <w:numFmt w:val="bullet"/>
      <w:lvlText w:val="●"/>
      <w:lvlJc w:val="left"/>
      <w:pPr>
        <w:ind w:left="5760" w:hanging="360"/>
      </w:pPr>
    </w:lvl>
    <w:lvl w:ilvl="8" w:tplc="351E38D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8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34696085"/>
    <w:multiLevelType w:val="multilevel"/>
    <w:tmpl w:val="407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A2833"/>
    <w:multiLevelType w:val="multilevel"/>
    <w:tmpl w:val="AC5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043D1"/>
    <w:multiLevelType w:val="hybridMultilevel"/>
    <w:tmpl w:val="BDC0270C"/>
    <w:lvl w:ilvl="0" w:tplc="48B80704">
      <w:start w:val="1"/>
      <w:numFmt w:val="bullet"/>
      <w:lvlText w:val="•"/>
      <w:lvlJc w:val="left"/>
      <w:pPr>
        <w:ind w:left="400" w:hanging="240"/>
      </w:pPr>
      <w:rPr>
        <w:rFonts w:ascii="맑은 고딕" w:eastAsia="맑은 고딕" w:hAnsi="맑은 고딕"/>
      </w:rPr>
    </w:lvl>
    <w:lvl w:ilvl="1" w:tplc="939A08B6">
      <w:numFmt w:val="decimal"/>
      <w:lvlText w:val=""/>
      <w:lvlJc w:val="left"/>
    </w:lvl>
    <w:lvl w:ilvl="2" w:tplc="A16E960A">
      <w:numFmt w:val="decimal"/>
      <w:lvlText w:val=""/>
      <w:lvlJc w:val="left"/>
    </w:lvl>
    <w:lvl w:ilvl="3" w:tplc="93780168">
      <w:numFmt w:val="decimal"/>
      <w:lvlText w:val=""/>
      <w:lvlJc w:val="left"/>
    </w:lvl>
    <w:lvl w:ilvl="4" w:tplc="65281E88">
      <w:numFmt w:val="decimal"/>
      <w:lvlText w:val=""/>
      <w:lvlJc w:val="left"/>
    </w:lvl>
    <w:lvl w:ilvl="5" w:tplc="C2DAC888">
      <w:numFmt w:val="decimal"/>
      <w:lvlText w:val=""/>
      <w:lvlJc w:val="left"/>
    </w:lvl>
    <w:lvl w:ilvl="6" w:tplc="8536D78E">
      <w:numFmt w:val="decimal"/>
      <w:lvlText w:val=""/>
      <w:lvlJc w:val="left"/>
    </w:lvl>
    <w:lvl w:ilvl="7" w:tplc="027C8E1E">
      <w:numFmt w:val="decimal"/>
      <w:lvlText w:val=""/>
      <w:lvlJc w:val="left"/>
    </w:lvl>
    <w:lvl w:ilvl="8" w:tplc="A000B69C">
      <w:numFmt w:val="decimal"/>
      <w:lvlText w:val=""/>
      <w:lvlJc w:val="left"/>
    </w:lvl>
  </w:abstractNum>
  <w:abstractNum w:abstractNumId="13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5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54A45D11"/>
    <w:multiLevelType w:val="hybridMultilevel"/>
    <w:tmpl w:val="45A08DD8"/>
    <w:lvl w:ilvl="0" w:tplc="2D7650BC">
      <w:start w:val="1"/>
      <w:numFmt w:val="bullet"/>
      <w:lvlText w:val="•"/>
      <w:lvlJc w:val="left"/>
      <w:pPr>
        <w:ind w:left="460" w:hanging="260"/>
      </w:pPr>
    </w:lvl>
    <w:lvl w:ilvl="1" w:tplc="C4CC5F70">
      <w:start w:val="1"/>
      <w:numFmt w:val="bullet"/>
      <w:lvlText w:val="◦"/>
      <w:lvlJc w:val="left"/>
      <w:pPr>
        <w:ind w:left="920" w:hanging="260"/>
      </w:pPr>
    </w:lvl>
    <w:lvl w:ilvl="2" w:tplc="BFC6B654">
      <w:numFmt w:val="decimal"/>
      <w:lvlText w:val=""/>
      <w:lvlJc w:val="left"/>
    </w:lvl>
    <w:lvl w:ilvl="3" w:tplc="4BD6CD2A">
      <w:numFmt w:val="decimal"/>
      <w:lvlText w:val=""/>
      <w:lvlJc w:val="left"/>
    </w:lvl>
    <w:lvl w:ilvl="4" w:tplc="803E2A38">
      <w:numFmt w:val="decimal"/>
      <w:lvlText w:val=""/>
      <w:lvlJc w:val="left"/>
    </w:lvl>
    <w:lvl w:ilvl="5" w:tplc="2CA4113A">
      <w:numFmt w:val="decimal"/>
      <w:lvlText w:val=""/>
      <w:lvlJc w:val="left"/>
    </w:lvl>
    <w:lvl w:ilvl="6" w:tplc="19A88A86">
      <w:numFmt w:val="decimal"/>
      <w:lvlText w:val=""/>
      <w:lvlJc w:val="left"/>
    </w:lvl>
    <w:lvl w:ilvl="7" w:tplc="AA2E323E">
      <w:numFmt w:val="decimal"/>
      <w:lvlText w:val=""/>
      <w:lvlJc w:val="left"/>
    </w:lvl>
    <w:lvl w:ilvl="8" w:tplc="FE88579A">
      <w:numFmt w:val="decimal"/>
      <w:lvlText w:val=""/>
      <w:lvlJc w:val="left"/>
    </w:lvl>
  </w:abstractNum>
  <w:abstractNum w:abstractNumId="18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07CF1"/>
    <w:multiLevelType w:val="hybridMultilevel"/>
    <w:tmpl w:val="EF80C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69828D4"/>
    <w:multiLevelType w:val="multilevel"/>
    <w:tmpl w:val="299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F2B74"/>
    <w:multiLevelType w:val="hybridMultilevel"/>
    <w:tmpl w:val="69FAFF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C25FD9"/>
    <w:multiLevelType w:val="multilevel"/>
    <w:tmpl w:val="9568324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663159A"/>
    <w:multiLevelType w:val="hybridMultilevel"/>
    <w:tmpl w:val="EEDC0B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F5374A8"/>
    <w:multiLevelType w:val="hybridMultilevel"/>
    <w:tmpl w:val="51161C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69221036">
    <w:abstractNumId w:val="9"/>
  </w:num>
  <w:num w:numId="2" w16cid:durableId="103119977">
    <w:abstractNumId w:val="0"/>
  </w:num>
  <w:num w:numId="3" w16cid:durableId="1179002721">
    <w:abstractNumId w:val="16"/>
  </w:num>
  <w:num w:numId="4" w16cid:durableId="920791950">
    <w:abstractNumId w:val="4"/>
  </w:num>
  <w:num w:numId="5" w16cid:durableId="1259216203">
    <w:abstractNumId w:val="7"/>
  </w:num>
  <w:num w:numId="6" w16cid:durableId="536161806">
    <w:abstractNumId w:val="5"/>
  </w:num>
  <w:num w:numId="7" w16cid:durableId="642463461">
    <w:abstractNumId w:val="14"/>
  </w:num>
  <w:num w:numId="8" w16cid:durableId="230628395">
    <w:abstractNumId w:val="23"/>
  </w:num>
  <w:num w:numId="9" w16cid:durableId="2018267592">
    <w:abstractNumId w:val="1"/>
    <w:lvlOverride w:ilvl="0">
      <w:startOverride w:val="1"/>
    </w:lvlOverride>
  </w:num>
  <w:num w:numId="10" w16cid:durableId="1253662912">
    <w:abstractNumId w:val="3"/>
    <w:lvlOverride w:ilvl="0">
      <w:startOverride w:val="1"/>
    </w:lvlOverride>
  </w:num>
  <w:num w:numId="11" w16cid:durableId="1686593344">
    <w:abstractNumId w:val="24"/>
  </w:num>
  <w:num w:numId="12" w16cid:durableId="693965036">
    <w:abstractNumId w:val="19"/>
  </w:num>
  <w:num w:numId="13" w16cid:durableId="1840191294">
    <w:abstractNumId w:val="21"/>
  </w:num>
  <w:num w:numId="14" w16cid:durableId="407270436">
    <w:abstractNumId w:val="11"/>
  </w:num>
  <w:num w:numId="15" w16cid:durableId="624967343">
    <w:abstractNumId w:val="6"/>
    <w:lvlOverride w:ilvl="0">
      <w:startOverride w:val="1"/>
    </w:lvlOverride>
  </w:num>
  <w:num w:numId="16" w16cid:durableId="1066682203">
    <w:abstractNumId w:val="12"/>
    <w:lvlOverride w:ilvl="0">
      <w:startOverride w:val="1"/>
    </w:lvlOverride>
  </w:num>
  <w:num w:numId="17" w16cid:durableId="915241598">
    <w:abstractNumId w:val="17"/>
    <w:lvlOverride w:ilvl="0">
      <w:startOverride w:val="1"/>
    </w:lvlOverride>
  </w:num>
  <w:num w:numId="18" w16cid:durableId="1415663281">
    <w:abstractNumId w:val="22"/>
  </w:num>
  <w:num w:numId="19" w16cid:durableId="553466245">
    <w:abstractNumId w:val="8"/>
  </w:num>
  <w:num w:numId="20" w16cid:durableId="1073504741">
    <w:abstractNumId w:val="2"/>
  </w:num>
  <w:num w:numId="21" w16cid:durableId="209196444">
    <w:abstractNumId w:val="13"/>
  </w:num>
  <w:num w:numId="22" w16cid:durableId="1463503349">
    <w:abstractNumId w:val="15"/>
  </w:num>
  <w:num w:numId="23" w16cid:durableId="1530408869">
    <w:abstractNumId w:val="18"/>
  </w:num>
  <w:num w:numId="24" w16cid:durableId="1208252677">
    <w:abstractNumId w:val="25"/>
  </w:num>
  <w:num w:numId="25" w16cid:durableId="77949174">
    <w:abstractNumId w:val="10"/>
  </w:num>
  <w:num w:numId="26" w16cid:durableId="881598796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95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074C8"/>
    <w:rsid w:val="00014159"/>
    <w:rsid w:val="00015882"/>
    <w:rsid w:val="00044B69"/>
    <w:rsid w:val="0004651C"/>
    <w:rsid w:val="00050644"/>
    <w:rsid w:val="00050D71"/>
    <w:rsid w:val="00065A48"/>
    <w:rsid w:val="00071E06"/>
    <w:rsid w:val="00076379"/>
    <w:rsid w:val="00086F17"/>
    <w:rsid w:val="00096F08"/>
    <w:rsid w:val="000B3B3C"/>
    <w:rsid w:val="000D0003"/>
    <w:rsid w:val="000F6E1E"/>
    <w:rsid w:val="001166BA"/>
    <w:rsid w:val="00120D28"/>
    <w:rsid w:val="001547BD"/>
    <w:rsid w:val="001B2298"/>
    <w:rsid w:val="001B41DD"/>
    <w:rsid w:val="001E4913"/>
    <w:rsid w:val="001E4E5C"/>
    <w:rsid w:val="001F6565"/>
    <w:rsid w:val="002279E3"/>
    <w:rsid w:val="002509EB"/>
    <w:rsid w:val="00252D99"/>
    <w:rsid w:val="0026338F"/>
    <w:rsid w:val="002A4595"/>
    <w:rsid w:val="002B375D"/>
    <w:rsid w:val="003307B6"/>
    <w:rsid w:val="00342BE6"/>
    <w:rsid w:val="00345B86"/>
    <w:rsid w:val="00357C1A"/>
    <w:rsid w:val="00363A14"/>
    <w:rsid w:val="00374CBA"/>
    <w:rsid w:val="00376B1A"/>
    <w:rsid w:val="0038065E"/>
    <w:rsid w:val="003922DC"/>
    <w:rsid w:val="003A1442"/>
    <w:rsid w:val="003A2D8E"/>
    <w:rsid w:val="003B40AA"/>
    <w:rsid w:val="003B5438"/>
    <w:rsid w:val="003C6423"/>
    <w:rsid w:val="003C71E1"/>
    <w:rsid w:val="003E6BFE"/>
    <w:rsid w:val="003F2BAA"/>
    <w:rsid w:val="003F3305"/>
    <w:rsid w:val="003F34E0"/>
    <w:rsid w:val="003F5FFF"/>
    <w:rsid w:val="00410B9E"/>
    <w:rsid w:val="00411295"/>
    <w:rsid w:val="00416766"/>
    <w:rsid w:val="00436554"/>
    <w:rsid w:val="00444FF0"/>
    <w:rsid w:val="00463EF5"/>
    <w:rsid w:val="00465B4B"/>
    <w:rsid w:val="004721DD"/>
    <w:rsid w:val="0047624F"/>
    <w:rsid w:val="00496233"/>
    <w:rsid w:val="004A170B"/>
    <w:rsid w:val="004D6B42"/>
    <w:rsid w:val="004E0849"/>
    <w:rsid w:val="004E330D"/>
    <w:rsid w:val="004E3C54"/>
    <w:rsid w:val="004F18B2"/>
    <w:rsid w:val="005031E5"/>
    <w:rsid w:val="0050547A"/>
    <w:rsid w:val="005069A6"/>
    <w:rsid w:val="0053658C"/>
    <w:rsid w:val="00560C48"/>
    <w:rsid w:val="005675DB"/>
    <w:rsid w:val="00570F52"/>
    <w:rsid w:val="005A146D"/>
    <w:rsid w:val="005B0CD2"/>
    <w:rsid w:val="005C0E3D"/>
    <w:rsid w:val="005C4FEF"/>
    <w:rsid w:val="005D5D48"/>
    <w:rsid w:val="005D78B9"/>
    <w:rsid w:val="005E0800"/>
    <w:rsid w:val="005F10CC"/>
    <w:rsid w:val="005F2BA7"/>
    <w:rsid w:val="006163C6"/>
    <w:rsid w:val="006309EF"/>
    <w:rsid w:val="00642C76"/>
    <w:rsid w:val="00644346"/>
    <w:rsid w:val="0067360A"/>
    <w:rsid w:val="00682CE3"/>
    <w:rsid w:val="00684154"/>
    <w:rsid w:val="006B1DB6"/>
    <w:rsid w:val="006C5F34"/>
    <w:rsid w:val="006C7453"/>
    <w:rsid w:val="006D011E"/>
    <w:rsid w:val="006E73E7"/>
    <w:rsid w:val="006F395E"/>
    <w:rsid w:val="006F5996"/>
    <w:rsid w:val="006F59C1"/>
    <w:rsid w:val="00711E61"/>
    <w:rsid w:val="007173BE"/>
    <w:rsid w:val="007253B1"/>
    <w:rsid w:val="007514C0"/>
    <w:rsid w:val="0076627F"/>
    <w:rsid w:val="0078515C"/>
    <w:rsid w:val="00794649"/>
    <w:rsid w:val="0079659F"/>
    <w:rsid w:val="007A6B12"/>
    <w:rsid w:val="007B28DD"/>
    <w:rsid w:val="007B50FB"/>
    <w:rsid w:val="007D3BAE"/>
    <w:rsid w:val="007E3258"/>
    <w:rsid w:val="007E3369"/>
    <w:rsid w:val="00800A30"/>
    <w:rsid w:val="00803060"/>
    <w:rsid w:val="00805827"/>
    <w:rsid w:val="008258A8"/>
    <w:rsid w:val="00843B92"/>
    <w:rsid w:val="00853179"/>
    <w:rsid w:val="0086716A"/>
    <w:rsid w:val="00872369"/>
    <w:rsid w:val="008767D4"/>
    <w:rsid w:val="00882758"/>
    <w:rsid w:val="008A71CE"/>
    <w:rsid w:val="008B326F"/>
    <w:rsid w:val="008D380D"/>
    <w:rsid w:val="0091617D"/>
    <w:rsid w:val="00917AE4"/>
    <w:rsid w:val="009449B9"/>
    <w:rsid w:val="00972014"/>
    <w:rsid w:val="0099590B"/>
    <w:rsid w:val="009B2E2A"/>
    <w:rsid w:val="009C1162"/>
    <w:rsid w:val="009D300B"/>
    <w:rsid w:val="009E199F"/>
    <w:rsid w:val="009E7288"/>
    <w:rsid w:val="009F769F"/>
    <w:rsid w:val="00A11D02"/>
    <w:rsid w:val="00A419EA"/>
    <w:rsid w:val="00A42F0E"/>
    <w:rsid w:val="00A4589C"/>
    <w:rsid w:val="00A647D9"/>
    <w:rsid w:val="00A70108"/>
    <w:rsid w:val="00A77599"/>
    <w:rsid w:val="00A96558"/>
    <w:rsid w:val="00A969AE"/>
    <w:rsid w:val="00AC711A"/>
    <w:rsid w:val="00AE558C"/>
    <w:rsid w:val="00AE6C6F"/>
    <w:rsid w:val="00AF17D9"/>
    <w:rsid w:val="00AF64A6"/>
    <w:rsid w:val="00B14966"/>
    <w:rsid w:val="00B342E7"/>
    <w:rsid w:val="00B418D4"/>
    <w:rsid w:val="00B4470C"/>
    <w:rsid w:val="00B473E0"/>
    <w:rsid w:val="00B5509D"/>
    <w:rsid w:val="00B61BBD"/>
    <w:rsid w:val="00B62ECA"/>
    <w:rsid w:val="00B72B85"/>
    <w:rsid w:val="00B85D49"/>
    <w:rsid w:val="00B940F9"/>
    <w:rsid w:val="00BA30A9"/>
    <w:rsid w:val="00BA3CCE"/>
    <w:rsid w:val="00BB267B"/>
    <w:rsid w:val="00BB6E69"/>
    <w:rsid w:val="00C31E35"/>
    <w:rsid w:val="00C40BB1"/>
    <w:rsid w:val="00C500B2"/>
    <w:rsid w:val="00C517DA"/>
    <w:rsid w:val="00C97CB1"/>
    <w:rsid w:val="00CD1A23"/>
    <w:rsid w:val="00D00923"/>
    <w:rsid w:val="00D04B3E"/>
    <w:rsid w:val="00D421BA"/>
    <w:rsid w:val="00D5633F"/>
    <w:rsid w:val="00D60659"/>
    <w:rsid w:val="00D70EC6"/>
    <w:rsid w:val="00D86CE6"/>
    <w:rsid w:val="00D92012"/>
    <w:rsid w:val="00D94EE9"/>
    <w:rsid w:val="00D96084"/>
    <w:rsid w:val="00DA1B3C"/>
    <w:rsid w:val="00DB3006"/>
    <w:rsid w:val="00DE49E6"/>
    <w:rsid w:val="00DF5579"/>
    <w:rsid w:val="00DF761E"/>
    <w:rsid w:val="00E01112"/>
    <w:rsid w:val="00E03DD6"/>
    <w:rsid w:val="00E114C4"/>
    <w:rsid w:val="00E174B7"/>
    <w:rsid w:val="00E238D6"/>
    <w:rsid w:val="00E50A83"/>
    <w:rsid w:val="00E52387"/>
    <w:rsid w:val="00E83436"/>
    <w:rsid w:val="00EC6B2B"/>
    <w:rsid w:val="00ED6F24"/>
    <w:rsid w:val="00F03B62"/>
    <w:rsid w:val="00F03D90"/>
    <w:rsid w:val="00F1437E"/>
    <w:rsid w:val="00F345AD"/>
    <w:rsid w:val="00F51964"/>
    <w:rsid w:val="00F5453F"/>
    <w:rsid w:val="00F5482E"/>
    <w:rsid w:val="00F61EB5"/>
    <w:rsid w:val="00F67C3D"/>
    <w:rsid w:val="00F96071"/>
    <w:rsid w:val="00FA1697"/>
    <w:rsid w:val="00FA68F2"/>
    <w:rsid w:val="00FB4355"/>
    <w:rsid w:val="00FC436C"/>
    <w:rsid w:val="00FC5B24"/>
    <w:rsid w:val="00FE71B4"/>
    <w:rsid w:val="00FF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5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CE6"/>
    <w:pPr>
      <w:spacing w:after="0"/>
    </w:pPr>
    <w:rPr>
      <w:rFonts w:ascii="굴림" w:eastAsia="굴림" w:hAnsi="굴림" w:cs="굴림"/>
      <w:kern w:val="0"/>
      <w:sz w:val="24"/>
    </w:rPr>
  </w:style>
  <w:style w:type="paragraph" w:styleId="10">
    <w:name w:val="heading 1"/>
    <w:basedOn w:val="a"/>
    <w:next w:val="a"/>
    <w:link w:val="1Char"/>
    <w:uiPriority w:val="9"/>
    <w:qFormat/>
    <w:rsid w:val="007173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73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unhideWhenUsed/>
    <w:qFormat/>
    <w:rsid w:val="006F599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link w:val="4Char"/>
    <w:uiPriority w:val="9"/>
    <w:semiHidden/>
    <w:unhideWhenUsed/>
    <w:qFormat/>
    <w:rsid w:val="005031E5"/>
    <w:pPr>
      <w:spacing w:after="0"/>
      <w:outlineLvl w:val="3"/>
    </w:pPr>
    <w:rPr>
      <w:rFonts w:ascii="맑은 고딕" w:eastAsia="맑은 고딕" w:hAnsi="맑은 고딕" w:cs="맑은 고딕"/>
      <w:i/>
      <w:iCs/>
      <w:color w:val="2E74B5"/>
      <w:kern w:val="0"/>
      <w:sz w:val="20"/>
      <w:szCs w:val="20"/>
    </w:rPr>
  </w:style>
  <w:style w:type="paragraph" w:styleId="50">
    <w:name w:val="heading 5"/>
    <w:link w:val="5Char"/>
    <w:uiPriority w:val="9"/>
    <w:semiHidden/>
    <w:unhideWhenUsed/>
    <w:qFormat/>
    <w:rsid w:val="007173BE"/>
    <w:pPr>
      <w:spacing w:after="0"/>
      <w:outlineLvl w:val="4"/>
    </w:pPr>
    <w:rPr>
      <w:rFonts w:ascii="맑은 고딕" w:eastAsia="맑은 고딕" w:hAnsi="맑은 고딕" w:cs="맑은 고딕"/>
      <w:color w:val="2E74B5"/>
      <w:kern w:val="0"/>
      <w:sz w:val="20"/>
      <w:szCs w:val="20"/>
    </w:rPr>
  </w:style>
  <w:style w:type="paragraph" w:styleId="60">
    <w:name w:val="heading 6"/>
    <w:link w:val="6Char"/>
    <w:uiPriority w:val="9"/>
    <w:semiHidden/>
    <w:unhideWhenUsed/>
    <w:qFormat/>
    <w:rsid w:val="007173BE"/>
    <w:pPr>
      <w:spacing w:after="0"/>
      <w:outlineLvl w:val="5"/>
    </w:pPr>
    <w:rPr>
      <w:rFonts w:ascii="맑은 고딕" w:eastAsia="맑은 고딕" w:hAnsi="맑은 고딕" w:cs="맑은 고딕"/>
      <w:color w:val="1F4D78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1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2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3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  <w:style w:type="paragraph" w:styleId="aff5">
    <w:name w:val="header"/>
    <w:basedOn w:val="a"/>
    <w:link w:val="Char0"/>
    <w:uiPriority w:val="99"/>
    <w:unhideWhenUsed/>
    <w:rsid w:val="00096F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5"/>
    <w:uiPriority w:val="99"/>
    <w:rsid w:val="00096F08"/>
    <w:rPr>
      <w:rFonts w:ascii="굴림" w:eastAsia="굴림" w:hAnsi="굴림" w:cs="굴림"/>
      <w:kern w:val="0"/>
      <w:sz w:val="24"/>
    </w:rPr>
  </w:style>
  <w:style w:type="paragraph" w:styleId="aff6">
    <w:name w:val="footer"/>
    <w:basedOn w:val="a"/>
    <w:link w:val="Char1"/>
    <w:uiPriority w:val="99"/>
    <w:unhideWhenUsed/>
    <w:rsid w:val="00096F0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6"/>
    <w:uiPriority w:val="99"/>
    <w:rsid w:val="00096F08"/>
    <w:rPr>
      <w:rFonts w:ascii="굴림" w:eastAsia="굴림" w:hAnsi="굴림" w:cs="굴림"/>
      <w:kern w:val="0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5031E5"/>
    <w:rPr>
      <w:rFonts w:ascii="맑은 고딕" w:eastAsia="맑은 고딕" w:hAnsi="맑은 고딕" w:cs="맑은 고딕"/>
      <w:i/>
      <w:iCs/>
      <w:color w:val="2E74B5"/>
      <w:kern w:val="0"/>
      <w:sz w:val="20"/>
      <w:szCs w:val="20"/>
    </w:rPr>
  </w:style>
  <w:style w:type="character" w:customStyle="1" w:styleId="3Char">
    <w:name w:val="제목 3 Char"/>
    <w:basedOn w:val="a0"/>
    <w:link w:val="30"/>
    <w:uiPriority w:val="9"/>
    <w:semiHidden/>
    <w:rsid w:val="006F5996"/>
    <w:rPr>
      <w:rFonts w:asciiTheme="majorHAnsi" w:eastAsiaTheme="majorEastAsia" w:hAnsiTheme="majorHAnsi" w:cstheme="majorBidi"/>
      <w:kern w:val="0"/>
      <w:sz w:val="24"/>
    </w:rPr>
  </w:style>
  <w:style w:type="character" w:customStyle="1" w:styleId="1Char">
    <w:name w:val="제목 1 Char"/>
    <w:basedOn w:val="a0"/>
    <w:link w:val="10"/>
    <w:uiPriority w:val="9"/>
    <w:rsid w:val="007173BE"/>
    <w:rPr>
      <w:rFonts w:asciiTheme="majorHAnsi" w:eastAsiaTheme="majorEastAsia" w:hAnsiTheme="majorHAnsi" w:cstheme="majorBidi"/>
      <w:kern w:val="0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7173BE"/>
    <w:rPr>
      <w:rFonts w:asciiTheme="majorHAnsi" w:eastAsiaTheme="majorEastAsia" w:hAnsiTheme="majorHAnsi" w:cstheme="majorBidi"/>
      <w:kern w:val="0"/>
      <w:sz w:val="24"/>
    </w:rPr>
  </w:style>
  <w:style w:type="character" w:customStyle="1" w:styleId="5Char">
    <w:name w:val="제목 5 Char"/>
    <w:basedOn w:val="a0"/>
    <w:link w:val="50"/>
    <w:uiPriority w:val="9"/>
    <w:semiHidden/>
    <w:rsid w:val="007173BE"/>
    <w:rPr>
      <w:rFonts w:ascii="맑은 고딕" w:eastAsia="맑은 고딕" w:hAnsi="맑은 고딕" w:cs="맑은 고딕"/>
      <w:color w:val="2E74B5"/>
      <w:kern w:val="0"/>
      <w:sz w:val="20"/>
      <w:szCs w:val="20"/>
    </w:rPr>
  </w:style>
  <w:style w:type="character" w:customStyle="1" w:styleId="6Char">
    <w:name w:val="제목 6 Char"/>
    <w:basedOn w:val="a0"/>
    <w:link w:val="60"/>
    <w:uiPriority w:val="9"/>
    <w:semiHidden/>
    <w:rsid w:val="007173BE"/>
    <w:rPr>
      <w:rFonts w:ascii="맑은 고딕" w:eastAsia="맑은 고딕" w:hAnsi="맑은 고딕" w:cs="맑은 고딕"/>
      <w:color w:val="1F4D78"/>
      <w:kern w:val="0"/>
      <w:sz w:val="20"/>
      <w:szCs w:val="20"/>
    </w:rPr>
  </w:style>
  <w:style w:type="paragraph" w:customStyle="1" w:styleId="14">
    <w:name w:val="굵은 텍스트1"/>
    <w:qFormat/>
    <w:rsid w:val="007173BE"/>
    <w:pPr>
      <w:spacing w:after="0"/>
    </w:pPr>
    <w:rPr>
      <w:rFonts w:ascii="맑은 고딕" w:eastAsia="맑은 고딕" w:hAnsi="맑은 고딕" w:cs="맑은 고딕"/>
      <w:b/>
      <w:bCs/>
      <w:color w:val="1F2A37"/>
      <w:kern w:val="0"/>
      <w:sz w:val="20"/>
      <w:szCs w:val="20"/>
    </w:rPr>
  </w:style>
  <w:style w:type="character" w:styleId="aff7">
    <w:name w:val="footnote reference"/>
    <w:uiPriority w:val="99"/>
    <w:semiHidden/>
    <w:unhideWhenUsed/>
    <w:rsid w:val="007173BE"/>
    <w:rPr>
      <w:vertAlign w:val="superscript"/>
    </w:rPr>
  </w:style>
  <w:style w:type="paragraph" w:styleId="aff8">
    <w:name w:val="footnote text"/>
    <w:link w:val="Char2"/>
    <w:uiPriority w:val="99"/>
    <w:semiHidden/>
    <w:unhideWhenUsed/>
    <w:rsid w:val="007173BE"/>
    <w:pPr>
      <w:spacing w:after="0"/>
    </w:pPr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character" w:customStyle="1" w:styleId="Char2">
    <w:name w:val="각주 텍스트 Char"/>
    <w:basedOn w:val="a0"/>
    <w:link w:val="aff8"/>
    <w:uiPriority w:val="99"/>
    <w:semiHidden/>
    <w:rsid w:val="007173BE"/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character" w:styleId="aff9">
    <w:name w:val="endnote reference"/>
    <w:uiPriority w:val="99"/>
    <w:semiHidden/>
    <w:unhideWhenUsed/>
    <w:rsid w:val="007173BE"/>
    <w:rPr>
      <w:vertAlign w:val="superscript"/>
    </w:rPr>
  </w:style>
  <w:style w:type="paragraph" w:styleId="affa">
    <w:name w:val="endnote text"/>
    <w:link w:val="Char3"/>
    <w:uiPriority w:val="99"/>
    <w:semiHidden/>
    <w:unhideWhenUsed/>
    <w:rsid w:val="007173BE"/>
    <w:pPr>
      <w:spacing w:after="0"/>
    </w:pPr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character" w:customStyle="1" w:styleId="Char3">
    <w:name w:val="미주 텍스트 Char"/>
    <w:basedOn w:val="a0"/>
    <w:link w:val="affa"/>
    <w:uiPriority w:val="99"/>
    <w:semiHidden/>
    <w:rsid w:val="007173BE"/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7173BE"/>
    <w:pPr>
      <w:widowControl w:val="0"/>
      <w:wordWrap w:val="0"/>
      <w:autoSpaceDE w:val="0"/>
      <w:autoSpaceDN w:val="0"/>
    </w:pPr>
    <w:rPr>
      <w:rFonts w:ascii="맑은 고딕" w:eastAsia="맑은 고딕" w:hAnsi="맑은 고딕" w:cs="맑은 고딕"/>
      <w:color w:val="1F2A37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7173BE"/>
    <w:pPr>
      <w:widowControl w:val="0"/>
      <w:wordWrap w:val="0"/>
      <w:autoSpaceDE w:val="0"/>
      <w:autoSpaceDN w:val="0"/>
      <w:ind w:leftChars="200" w:left="425"/>
    </w:pPr>
    <w:rPr>
      <w:rFonts w:ascii="맑은 고딕" w:eastAsia="맑은 고딕" w:hAnsi="맑은 고딕" w:cs="맑은 고딕"/>
      <w:color w:val="1F2A37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line="288" w:lineRule="auto"/>
      <w:ind w:leftChars="400" w:left="850"/>
    </w:pPr>
    <w:rPr>
      <w:rFonts w:ascii="맑은 고딕" w:eastAsia="맑은 고딕" w:hAnsi="맑은 고딕" w:cs="Times New Roman"/>
      <w:color w:val="1F1F1F"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600" w:left="1275"/>
    </w:pPr>
    <w:rPr>
      <w:rFonts w:asciiTheme="minorHAnsi" w:eastAsiaTheme="minorEastAsia" w:hAnsiTheme="minorHAnsi" w:cstheme="minorBidi"/>
      <w:kern w:val="2"/>
      <w:sz w:val="22"/>
    </w:rPr>
  </w:style>
  <w:style w:type="paragraph" w:styleId="51">
    <w:name w:val="toc 5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800" w:left="1700"/>
    </w:pPr>
    <w:rPr>
      <w:rFonts w:asciiTheme="minorHAnsi" w:eastAsiaTheme="minorEastAsia" w:hAnsiTheme="minorHAnsi" w:cstheme="minorBidi"/>
      <w:kern w:val="2"/>
      <w:sz w:val="22"/>
    </w:rPr>
  </w:style>
  <w:style w:type="paragraph" w:styleId="61">
    <w:name w:val="toc 6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000" w:left="2125"/>
    </w:pPr>
    <w:rPr>
      <w:rFonts w:asciiTheme="minorHAnsi" w:eastAsiaTheme="minorEastAsia" w:hAnsiTheme="minorHAnsi" w:cstheme="minorBidi"/>
      <w:kern w:val="2"/>
      <w:sz w:val="22"/>
    </w:rPr>
  </w:style>
  <w:style w:type="paragraph" w:styleId="70">
    <w:name w:val="toc 7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200" w:left="2550"/>
    </w:pPr>
    <w:rPr>
      <w:rFonts w:asciiTheme="minorHAnsi" w:eastAsiaTheme="minorEastAsia" w:hAnsiTheme="minorHAnsi" w:cstheme="minorBidi"/>
      <w:kern w:val="2"/>
      <w:sz w:val="22"/>
    </w:rPr>
  </w:style>
  <w:style w:type="paragraph" w:styleId="8">
    <w:name w:val="toc 8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400" w:left="2975"/>
    </w:pPr>
    <w:rPr>
      <w:rFonts w:asciiTheme="minorHAnsi" w:eastAsiaTheme="minorEastAsia" w:hAnsiTheme="minorHAnsi" w:cstheme="minorBidi"/>
      <w:kern w:val="2"/>
      <w:sz w:val="22"/>
    </w:rPr>
  </w:style>
  <w:style w:type="paragraph" w:styleId="90">
    <w:name w:val="toc 9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600" w:left="3400"/>
    </w:pPr>
    <w:rPr>
      <w:rFonts w:asciiTheme="minorHAnsi" w:eastAsiaTheme="minorEastAsia" w:hAnsiTheme="minorHAnsi" w:cstheme="minorBidi"/>
      <w:kern w:val="2"/>
      <w:sz w:val="22"/>
    </w:rPr>
  </w:style>
  <w:style w:type="character" w:customStyle="1" w:styleId="Char">
    <w:name w:val="본문 Char"/>
    <w:basedOn w:val="a0"/>
    <w:link w:val="a4"/>
    <w:uiPriority w:val="1"/>
    <w:rsid w:val="00C517DA"/>
    <w:rPr>
      <w:rFonts w:ascii="함초롬바탕" w:eastAsia="함초롬바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hyperlink" Target="https://kznetwork.github.io/Tetris/" TargetMode="Externa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2.png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3.png"/><Relationship Id="rId146" Type="http://schemas.openxmlformats.org/officeDocument/2006/relationships/theme" Target="theme/theme1.xml"/><Relationship Id="rId7" Type="http://schemas.openxmlformats.org/officeDocument/2006/relationships/hyperlink" Target="https://openai.com/ko-KR/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4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147</Pages>
  <Words>8539</Words>
  <Characters>48673</Characters>
  <Application>Microsoft Office Word</Application>
  <DocSecurity>0</DocSecurity>
  <Lines>405</Lines>
  <Paragraphs>114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158</cp:revision>
  <dcterms:created xsi:type="dcterms:W3CDTF">2014-01-21T10:09:00Z</dcterms:created>
  <dcterms:modified xsi:type="dcterms:W3CDTF">2026-09-20T02:01:00Z</dcterms:modified>
  <cp:version>0501.0001.01</cp:version>
</cp:coreProperties>
</file>